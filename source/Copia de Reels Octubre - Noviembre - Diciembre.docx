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rFonts w:ascii="Verdana" w:cs="Verdana" w:eastAsia="Verdana" w:hAnsi="Verdana"/>
          <w:b w:val="1"/>
          <w:bCs w:val="1"/>
          <w:sz w:val="32"/>
          <w:szCs w:val="32"/>
        </w:rPr>
      </w:pPr>
      <w:bookmarkStart w:colFirst="0" w:colLast="0" w:name="_cea50fbnash0" w:id="0"/>
      <w:bookmarkEnd w:id="0"/>
      <w:r w:rsidDel="00000000" w:rsidR="00000000" w:rsidRPr="00000000">
        <w:rPr>
          <w:rFonts w:ascii="Verdana" w:cs="Verdana" w:eastAsia="Verdana" w:hAnsi="Verdana"/>
          <w:b w:val="1"/>
          <w:bCs w:val="1"/>
          <w:sz w:val="32"/>
          <w:szCs w:val="32"/>
          <w:rtl w:val="0"/>
        </w:rPr>
        <w:t xml:space="preserve">Hiperkalemia EKG</w:t>
      </w:r>
    </w:p>
    <w:p w:rsidR="00000000" w:rsidDel="00000000" w:rsidP="00000000" w:rsidRDefault="00000000" w:rsidRPr="00000000" w14:paraId="00000002">
      <w:pPr>
        <w:jc w:val="both"/>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003">
      <w:pPr>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PACIENTE con HIPERKALEMIA y le haces un electro, qué esperarías encontrar?</w:t>
      </w:r>
    </w:p>
    <w:p w:rsidR="00000000" w:rsidDel="00000000" w:rsidP="00000000" w:rsidRDefault="00000000" w:rsidRPr="00000000" w14:paraId="00000004">
      <w:pPr>
        <w:jc w:val="both"/>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005">
      <w:pPr>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Esta es una pregunta que siempre sale en exámenes de residencia y para que nunca la falles</w:t>
      </w:r>
    </w:p>
    <w:p w:rsidR="00000000" w:rsidDel="00000000" w:rsidP="00000000" w:rsidRDefault="00000000" w:rsidRPr="00000000" w14:paraId="00000006">
      <w:pPr>
        <w:jc w:val="both"/>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007">
      <w:pPr>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Enfócate en la ONDA T, recuerda que está onda significa la repolarización de los ventrículos y el principal ion repolarizante del corazón es el potasio</w:t>
      </w:r>
    </w:p>
    <w:p w:rsidR="00000000" w:rsidDel="00000000" w:rsidP="00000000" w:rsidRDefault="00000000" w:rsidRPr="00000000" w14:paraId="00000008">
      <w:pPr>
        <w:jc w:val="both"/>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009">
      <w:pPr>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Entonces imagínate que el trazado electrocardiográfico es una cuerda que se va aplanando y alargando a medida que el potasio aumenta hasta quedar completamente plana.</w:t>
      </w:r>
    </w:p>
    <w:p w:rsidR="00000000" w:rsidDel="00000000" w:rsidP="00000000" w:rsidRDefault="00000000" w:rsidRPr="00000000" w14:paraId="0000000A">
      <w:pPr>
        <w:jc w:val="both"/>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00B">
      <w:pPr>
        <w:jc w:val="both"/>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00C">
      <w:pPr>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Los primeros cambios corresponden a ondas T hiperagudas, usualmente cuando el potasio se encuentra entre 5.5 y 6.5 mEq/L.</w:t>
      </w:r>
    </w:p>
    <w:p w:rsidR="00000000" w:rsidDel="00000000" w:rsidP="00000000" w:rsidRDefault="00000000" w:rsidRPr="00000000" w14:paraId="0000000D">
      <w:pPr>
        <w:jc w:val="both"/>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00E">
      <w:pPr>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Cuando es mayor de 6.5, la cuerda se va alargando y la onda P comienza a aplanarse y prolongarse en conjunto con el PR el cual puede llegar a desaparecer.</w:t>
      </w:r>
    </w:p>
    <w:p w:rsidR="00000000" w:rsidDel="00000000" w:rsidP="00000000" w:rsidRDefault="00000000" w:rsidRPr="00000000" w14:paraId="0000000F">
      <w:pPr>
        <w:jc w:val="both"/>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010">
      <w:pPr>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Cuando tenemos niveles mayores de 7.0 la cuerda está más alargada y veremos una prolongación del complejo QRS con bradicardia profunda. En este punto también pueden aparecer trastornos de la conducción como bloqueos AV, bloqueos de rama y hemibloqueos fasciculares.</w:t>
      </w:r>
    </w:p>
    <w:p w:rsidR="00000000" w:rsidDel="00000000" w:rsidP="00000000" w:rsidRDefault="00000000" w:rsidRPr="00000000" w14:paraId="00000011">
      <w:pPr>
        <w:jc w:val="both"/>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012">
      <w:pPr>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Si tenemos valores superiores a 8.0 la cuerda está casi aplanada y aparecerá el patrón sinusoidal en el cual han desaparecido la onda P, el complejo QRS y la onda T por lo que veremos un patrón único compuesto por dos ondas amplias. Esto es un indicativo de arritmia ventricular o asistolia inminente.</w:t>
      </w:r>
    </w:p>
    <w:p w:rsidR="00000000" w:rsidDel="00000000" w:rsidP="00000000" w:rsidRDefault="00000000" w:rsidRPr="00000000" w14:paraId="00000013">
      <w:pPr>
        <w:jc w:val="both"/>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014">
      <w:pPr>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Encontrar niveles mayores de 9.0 es muy raro ya que usualmente antes el paciente ha presentado arritmia ventricular o asistolia. Si aún no ha ocurrido es algo que con certeza ocurrirá.</w:t>
      </w:r>
    </w:p>
    <w:p w:rsidR="00000000" w:rsidDel="00000000" w:rsidP="00000000" w:rsidRDefault="00000000" w:rsidRPr="00000000" w14:paraId="00000015">
      <w:pPr>
        <w:jc w:val="both"/>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016">
      <w:pPr>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Finalmente, ten presente que esta progresión de disrritmias no está escrita en piedra y que las arritmias o asistolia pueden ocurrir con niveles superiores a 6.5 mEq/L.</w:t>
      </w:r>
    </w:p>
    <w:p w:rsidR="00000000" w:rsidDel="00000000" w:rsidP="00000000" w:rsidRDefault="00000000" w:rsidRPr="00000000" w14:paraId="00000017">
      <w:pPr>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018">
      <w:pPr>
        <w:jc w:val="both"/>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019">
      <w:pPr>
        <w:pStyle w:val="Heading1"/>
        <w:rPr>
          <w:rFonts w:ascii="Verdana" w:cs="Verdana" w:eastAsia="Verdana" w:hAnsi="Verdana"/>
          <w:b w:val="1"/>
          <w:bCs w:val="1"/>
          <w:sz w:val="32"/>
          <w:szCs w:val="32"/>
        </w:rPr>
      </w:pPr>
      <w:bookmarkStart w:colFirst="0" w:colLast="0" w:name="_bt73e8388s6t" w:id="1"/>
      <w:bookmarkEnd w:id="1"/>
      <w:r w:rsidDel="00000000" w:rsidR="00000000" w:rsidRPr="00000000">
        <w:rPr>
          <w:rFonts w:ascii="Verdana" w:cs="Verdana" w:eastAsia="Verdana" w:hAnsi="Verdana"/>
          <w:b w:val="1"/>
          <w:bCs w:val="1"/>
          <w:sz w:val="32"/>
          <w:szCs w:val="32"/>
          <w:rtl w:val="0"/>
        </w:rPr>
        <w:t xml:space="preserve">Intro del VSL</w:t>
      </w:r>
    </w:p>
    <w:p w:rsidR="00000000" w:rsidDel="00000000" w:rsidP="00000000" w:rsidRDefault="00000000" w:rsidRPr="00000000" w14:paraId="0000001A">
      <w:pPr>
        <w:jc w:val="both"/>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01B">
      <w:pPr>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¡Hola y bienvenido a Paretomed! En tan sólo 90 días, estarás preparado para pasar cualquier examen y convertirte en residente con el programa MÁS COMPLETO DE COLOMBIA. Basamos nuestro enfoque en el principio de Pareto, enseñándote de manera práctica y concisa esos temas que SIEMPRE SALEN EN LOS EXÁMENES DE RESIDENCIA. Contarás además con un equipo de expertos y psicólogos que te acompañarán en cada paso del proceso. Pero en lugar de contártelo, te lo queremos mostrar: a continuación encontrarás tu primera clase, mírala y descubre la metodología de Paretomed. ¡Comencemos!</w:t>
      </w:r>
    </w:p>
    <w:p w:rsidR="00000000" w:rsidDel="00000000" w:rsidP="00000000" w:rsidRDefault="00000000" w:rsidRPr="00000000" w14:paraId="0000001C">
      <w:pPr>
        <w:jc w:val="both"/>
        <w:rPr>
          <w:ins w:author="Pedro Vergara" w:id="0" w:date="2024-10-09T13:33:44Z"/>
          <w:rFonts w:ascii="Verdana" w:cs="Verdana" w:eastAsia="Verdana" w:hAnsi="Verdana"/>
          <w:sz w:val="24"/>
          <w:szCs w:val="24"/>
        </w:rPr>
      </w:pPr>
      <w:ins w:author="Pedro Vergara" w:id="0" w:date="2024-10-09T13:33:44Z">
        <w:r w:rsidDel="00000000" w:rsidR="00000000" w:rsidRPr="00000000">
          <w:rPr>
            <w:rtl w:val="0"/>
          </w:rPr>
        </w:r>
      </w:ins>
    </w:p>
    <w:p w:rsidR="00000000" w:rsidDel="00000000" w:rsidP="00000000" w:rsidRDefault="00000000" w:rsidRPr="00000000" w14:paraId="0000001D">
      <w:pPr>
        <w:jc w:val="both"/>
        <w:rPr>
          <w:ins w:author="Pedro Vergara" w:id="0" w:date="2024-10-09T13:33:44Z"/>
          <w:rFonts w:ascii="Verdana" w:cs="Verdana" w:eastAsia="Verdana" w:hAnsi="Verdana"/>
          <w:sz w:val="24"/>
          <w:szCs w:val="24"/>
        </w:rPr>
      </w:pPr>
      <w:ins w:author="Pedro Vergara" w:id="0" w:date="2024-10-09T13:33:44Z">
        <w:r w:rsidDel="00000000" w:rsidR="00000000" w:rsidRPr="00000000">
          <w:rPr>
            <w:rtl w:val="0"/>
          </w:rPr>
        </w:r>
      </w:ins>
    </w:p>
    <w:p w:rsidR="00000000" w:rsidDel="00000000" w:rsidP="00000000" w:rsidRDefault="00000000" w:rsidRPr="00000000" w14:paraId="0000001E">
      <w:pPr>
        <w:jc w:val="both"/>
        <w:rPr>
          <w:ins w:author="Pedro Vergara" w:id="0" w:date="2024-10-09T13:33:44Z"/>
          <w:rFonts w:ascii="Verdana" w:cs="Verdana" w:eastAsia="Verdana" w:hAnsi="Verdana"/>
          <w:sz w:val="24"/>
          <w:szCs w:val="24"/>
        </w:rPr>
      </w:pPr>
      <w:ins w:author="Pedro Vergara" w:id="0" w:date="2024-10-09T13:33:44Z">
        <w:r w:rsidDel="00000000" w:rsidR="00000000" w:rsidRPr="00000000">
          <w:rPr>
            <w:rFonts w:ascii="Verdana" w:cs="Verdana" w:eastAsia="Verdana" w:hAnsi="Verdana"/>
            <w:sz w:val="24"/>
            <w:szCs w:val="24"/>
            <w:rtl w:val="0"/>
          </w:rPr>
          <w:t xml:space="preserve">Tenemos 90 días para convertirte en residente y si nos escribiste es porque estás listo para tomar este paso y quieres empezar ya.</w:t>
        </w:r>
      </w:ins>
    </w:p>
    <w:p w:rsidR="00000000" w:rsidDel="00000000" w:rsidP="00000000" w:rsidRDefault="00000000" w:rsidRPr="00000000" w14:paraId="0000001F">
      <w:pPr>
        <w:jc w:val="both"/>
        <w:rPr>
          <w:ins w:author="Pedro Vergara" w:id="0" w:date="2024-10-09T13:33:44Z"/>
          <w:rFonts w:ascii="Verdana" w:cs="Verdana" w:eastAsia="Verdana" w:hAnsi="Verdana"/>
          <w:sz w:val="24"/>
          <w:szCs w:val="24"/>
        </w:rPr>
      </w:pPr>
      <w:ins w:author="Pedro Vergara" w:id="0" w:date="2024-10-09T13:33:44Z">
        <w:r w:rsidDel="00000000" w:rsidR="00000000" w:rsidRPr="00000000">
          <w:rPr>
            <w:rtl w:val="0"/>
          </w:rPr>
        </w:r>
      </w:ins>
    </w:p>
    <w:p w:rsidR="00000000" w:rsidDel="00000000" w:rsidP="00000000" w:rsidRDefault="00000000" w:rsidRPr="00000000" w14:paraId="00000020">
      <w:pPr>
        <w:jc w:val="both"/>
        <w:rPr>
          <w:ins w:author="Pedro Vergara" w:id="0" w:date="2024-10-09T13:33:44Z"/>
          <w:rFonts w:ascii="Verdana" w:cs="Verdana" w:eastAsia="Verdana" w:hAnsi="Verdana"/>
          <w:sz w:val="24"/>
          <w:szCs w:val="24"/>
        </w:rPr>
      </w:pPr>
      <w:ins w:author="Pedro Vergara" w:id="0" w:date="2024-10-09T13:33:44Z">
        <w:r w:rsidDel="00000000" w:rsidR="00000000" w:rsidRPr="00000000">
          <w:rPr>
            <w:rFonts w:ascii="Verdana" w:cs="Verdana" w:eastAsia="Verdana" w:hAnsi="Verdana"/>
            <w:sz w:val="24"/>
            <w:szCs w:val="24"/>
            <w:rtl w:val="0"/>
          </w:rPr>
          <w:t xml:space="preserve">Pero no solo queremos que lo digas, queremos que tomes acción desde hoy y por eso vamos a ayudarte.</w:t>
        </w:r>
      </w:ins>
    </w:p>
    <w:p w:rsidR="00000000" w:rsidDel="00000000" w:rsidP="00000000" w:rsidRDefault="00000000" w:rsidRPr="00000000" w14:paraId="00000021">
      <w:pPr>
        <w:jc w:val="both"/>
        <w:rPr>
          <w:ins w:author="Pedro Vergara" w:id="0" w:date="2024-10-09T13:33:44Z"/>
          <w:rFonts w:ascii="Verdana" w:cs="Verdana" w:eastAsia="Verdana" w:hAnsi="Verdana"/>
          <w:sz w:val="24"/>
          <w:szCs w:val="24"/>
        </w:rPr>
      </w:pPr>
      <w:ins w:author="Pedro Vergara" w:id="0" w:date="2024-10-09T13:33:44Z">
        <w:r w:rsidDel="00000000" w:rsidR="00000000" w:rsidRPr="00000000">
          <w:rPr>
            <w:rtl w:val="0"/>
          </w:rPr>
        </w:r>
      </w:ins>
    </w:p>
    <w:p w:rsidR="00000000" w:rsidDel="00000000" w:rsidP="00000000" w:rsidRDefault="00000000" w:rsidRPr="00000000" w14:paraId="00000022">
      <w:pPr>
        <w:jc w:val="both"/>
        <w:rPr>
          <w:ins w:author="Pedro Vergara" w:id="0" w:date="2024-10-09T13:33:44Z"/>
          <w:rFonts w:ascii="Verdana" w:cs="Verdana" w:eastAsia="Verdana" w:hAnsi="Verdana"/>
          <w:sz w:val="24"/>
          <w:szCs w:val="24"/>
        </w:rPr>
      </w:pPr>
      <w:ins w:author="Pedro Vergara" w:id="0" w:date="2024-10-09T13:33:44Z">
        <w:r w:rsidDel="00000000" w:rsidR="00000000" w:rsidRPr="00000000">
          <w:rPr>
            <w:rFonts w:ascii="Verdana" w:cs="Verdana" w:eastAsia="Verdana" w:hAnsi="Verdana"/>
            <w:sz w:val="24"/>
            <w:szCs w:val="24"/>
            <w:rtl w:val="0"/>
          </w:rPr>
          <w:t xml:space="preserve">Hoy quiero mostrarte cómo en tan solo 3 minutos podemos hacer que respondas preguntas sobre temas que quizá nunca has estudiado y lo haremos con el método Paretomed.</w:t>
        </w:r>
      </w:ins>
    </w:p>
    <w:p w:rsidR="00000000" w:rsidDel="00000000" w:rsidP="00000000" w:rsidRDefault="00000000" w:rsidRPr="00000000" w14:paraId="00000023">
      <w:pPr>
        <w:jc w:val="both"/>
        <w:rPr>
          <w:ins w:author="Pedro Vergara" w:id="0" w:date="2024-10-09T13:33:44Z"/>
          <w:rFonts w:ascii="Verdana" w:cs="Verdana" w:eastAsia="Verdana" w:hAnsi="Verdana"/>
          <w:sz w:val="24"/>
          <w:szCs w:val="24"/>
        </w:rPr>
      </w:pPr>
      <w:ins w:author="Pedro Vergara" w:id="0" w:date="2024-10-09T13:33:44Z">
        <w:r w:rsidDel="00000000" w:rsidR="00000000" w:rsidRPr="00000000">
          <w:rPr>
            <w:rtl w:val="0"/>
          </w:rPr>
        </w:r>
      </w:ins>
    </w:p>
    <w:p w:rsidR="00000000" w:rsidDel="00000000" w:rsidP="00000000" w:rsidRDefault="00000000" w:rsidRPr="00000000" w14:paraId="00000024">
      <w:pPr>
        <w:jc w:val="both"/>
        <w:rPr>
          <w:ins w:author="Pedro Vergara" w:id="0" w:date="2024-10-09T13:33:44Z"/>
          <w:rFonts w:ascii="Verdana" w:cs="Verdana" w:eastAsia="Verdana" w:hAnsi="Verdana"/>
          <w:sz w:val="24"/>
          <w:szCs w:val="24"/>
        </w:rPr>
      </w:pPr>
      <w:ins w:author="Pedro Vergara" w:id="0" w:date="2024-10-09T13:33:44Z">
        <w:r w:rsidDel="00000000" w:rsidR="00000000" w:rsidRPr="00000000">
          <w:rPr>
            <w:rFonts w:ascii="Verdana" w:cs="Verdana" w:eastAsia="Verdana" w:hAnsi="Verdana"/>
            <w:sz w:val="24"/>
            <w:szCs w:val="24"/>
            <w:rtl w:val="0"/>
          </w:rPr>
          <w:t xml:space="preserve">Veamos </w:t>
        </w:r>
        <w:r w:rsidDel="00000000" w:rsidR="00000000" w:rsidRPr="00000000">
          <w:rPr>
            <w:rFonts w:ascii="Verdana" w:cs="Verdana" w:eastAsia="Verdana" w:hAnsi="Verdana"/>
            <w:sz w:val="24"/>
            <w:szCs w:val="24"/>
            <w:rtl w:val="0"/>
            <w:rPrChange w:author="Pedro Vergara" w:id="1" w:date="2024-10-09T13:33:44Z">
              <w:rPr>
                <w:rFonts w:ascii="Verdana" w:cs="Verdana" w:eastAsia="Verdana" w:hAnsi="Verdana"/>
                <w:sz w:val="24"/>
                <w:szCs w:val="24"/>
              </w:rPr>
            </w:rPrChange>
          </w:rPr>
          <w:t xml:space="preserve">está</w:t>
        </w:r>
        <w:r w:rsidDel="00000000" w:rsidR="00000000" w:rsidRPr="00000000">
          <w:rPr>
            <w:rFonts w:ascii="Verdana" w:cs="Verdana" w:eastAsia="Verdana" w:hAnsi="Verdana"/>
            <w:sz w:val="24"/>
            <w:szCs w:val="24"/>
            <w:rtl w:val="0"/>
          </w:rPr>
          <w:t xml:space="preserve"> pregunta donde nos piden que </w:t>
        </w:r>
      </w:ins>
    </w:p>
    <w:p w:rsidR="00000000" w:rsidDel="00000000" w:rsidP="00000000" w:rsidRDefault="00000000" w:rsidRPr="00000000" w14:paraId="00000025">
      <w:pPr>
        <w:numPr>
          <w:ilvl w:val="0"/>
          <w:numId w:val="2"/>
        </w:numPr>
        <w:ind w:left="720" w:hanging="360"/>
        <w:jc w:val="both"/>
        <w:rPr>
          <w:ins w:author="Pedro Vergara" w:id="0" w:date="2024-10-09T13:33:44Z"/>
          <w:rFonts w:ascii="Verdana" w:cs="Verdana" w:eastAsia="Verdana" w:hAnsi="Verdana"/>
          <w:sz w:val="24"/>
          <w:szCs w:val="24"/>
          <w:u w:val="none"/>
        </w:rPr>
      </w:pPr>
      <w:ins w:author="Pedro Vergara" w:id="0" w:date="2024-10-09T13:33:44Z">
        <w:r w:rsidDel="00000000" w:rsidR="00000000" w:rsidRPr="00000000">
          <w:rPr>
            <w:rFonts w:ascii="Verdana" w:cs="Verdana" w:eastAsia="Verdana" w:hAnsi="Verdana"/>
            <w:sz w:val="24"/>
            <w:szCs w:val="24"/>
            <w:rtl w:val="0"/>
          </w:rPr>
          <w:t xml:space="preserve">Clasificar la pregunta</w:t>
        </w:r>
      </w:ins>
    </w:p>
    <w:p w:rsidR="00000000" w:rsidDel="00000000" w:rsidP="00000000" w:rsidRDefault="00000000" w:rsidRPr="00000000" w14:paraId="00000026">
      <w:pPr>
        <w:numPr>
          <w:ilvl w:val="0"/>
          <w:numId w:val="2"/>
        </w:numPr>
        <w:ind w:left="720" w:hanging="360"/>
        <w:jc w:val="both"/>
        <w:rPr>
          <w:ins w:author="Pedro Vergara" w:id="0" w:date="2024-10-09T13:33:44Z"/>
          <w:rFonts w:ascii="Verdana" w:cs="Verdana" w:eastAsia="Verdana" w:hAnsi="Verdana"/>
          <w:sz w:val="24"/>
          <w:szCs w:val="24"/>
          <w:u w:val="none"/>
        </w:rPr>
      </w:pPr>
      <w:ins w:author="Pedro Vergara" w:id="0" w:date="2024-10-09T13:33:44Z">
        <w:r w:rsidDel="00000000" w:rsidR="00000000" w:rsidRPr="00000000">
          <w:rPr>
            <w:rFonts w:ascii="Verdana" w:cs="Verdana" w:eastAsia="Verdana" w:hAnsi="Verdana"/>
            <w:sz w:val="24"/>
            <w:szCs w:val="24"/>
            <w:rtl w:val="0"/>
          </w:rPr>
          <w:t xml:space="preserve">Abordaje inverso</w:t>
        </w:r>
      </w:ins>
    </w:p>
    <w:p w:rsidR="00000000" w:rsidDel="00000000" w:rsidP="00000000" w:rsidRDefault="00000000" w:rsidRPr="00000000" w14:paraId="00000027">
      <w:pPr>
        <w:numPr>
          <w:ilvl w:val="0"/>
          <w:numId w:val="2"/>
        </w:numPr>
        <w:ind w:left="720" w:hanging="360"/>
        <w:jc w:val="both"/>
        <w:rPr>
          <w:ins w:author="Pedro Vergara" w:id="0" w:date="2024-10-09T13:33:44Z"/>
          <w:rFonts w:ascii="Verdana" w:cs="Verdana" w:eastAsia="Verdana" w:hAnsi="Verdana"/>
          <w:sz w:val="24"/>
          <w:szCs w:val="24"/>
          <w:u w:val="none"/>
        </w:rPr>
      </w:pPr>
      <w:ins w:author="Pedro Vergara" w:id="0" w:date="2024-10-09T13:33:44Z">
        <w:r w:rsidDel="00000000" w:rsidR="00000000" w:rsidRPr="00000000">
          <w:rPr>
            <w:rFonts w:ascii="Verdana" w:cs="Verdana" w:eastAsia="Verdana" w:hAnsi="Verdana"/>
            <w:sz w:val="24"/>
            <w:szCs w:val="24"/>
            <w:rtl w:val="0"/>
          </w:rPr>
          <w:t xml:space="preserve">Técnicas de exámen</w:t>
        </w:r>
      </w:ins>
    </w:p>
    <w:p w:rsidR="00000000" w:rsidDel="00000000" w:rsidP="00000000" w:rsidRDefault="00000000" w:rsidRPr="00000000" w14:paraId="00000028">
      <w:pPr>
        <w:ind w:left="0" w:firstLine="0"/>
        <w:jc w:val="both"/>
        <w:rPr>
          <w:ins w:author="Pedro Vergara" w:id="0" w:date="2024-10-09T13:33:44Z"/>
          <w:rFonts w:ascii="Verdana" w:cs="Verdana" w:eastAsia="Verdana" w:hAnsi="Verdana"/>
          <w:sz w:val="24"/>
          <w:szCs w:val="24"/>
        </w:rPr>
      </w:pPr>
      <w:ins w:author="Pedro Vergara" w:id="0" w:date="2024-10-09T13:33:44Z">
        <w:r w:rsidDel="00000000" w:rsidR="00000000" w:rsidRPr="00000000">
          <w:rPr>
            <w:rtl w:val="0"/>
          </w:rPr>
        </w:r>
      </w:ins>
    </w:p>
    <w:p w:rsidR="00000000" w:rsidDel="00000000" w:rsidP="00000000" w:rsidRDefault="00000000" w:rsidRPr="00000000" w14:paraId="00000029">
      <w:pPr>
        <w:ind w:left="0" w:firstLine="0"/>
        <w:jc w:val="both"/>
        <w:rPr>
          <w:ins w:author="Pedro Vergara" w:id="0" w:date="2024-10-09T13:33:44Z"/>
          <w:rFonts w:ascii="Verdana" w:cs="Verdana" w:eastAsia="Verdana" w:hAnsi="Verdana"/>
          <w:sz w:val="24"/>
          <w:szCs w:val="24"/>
        </w:rPr>
      </w:pPr>
      <w:ins w:author="Pedro Vergara" w:id="0" w:date="2024-10-09T13:33:44Z">
        <w:r w:rsidDel="00000000" w:rsidR="00000000" w:rsidRPr="00000000">
          <w:rPr>
            <w:rFonts w:ascii="Verdana" w:cs="Verdana" w:eastAsia="Verdana" w:hAnsi="Verdana"/>
            <w:sz w:val="24"/>
            <w:szCs w:val="24"/>
            <w:rtl w:val="0"/>
          </w:rPr>
          <w:t xml:space="preserve">y si eso hiciste con 3 minutos ahora imagínate con 90 días de preparación.</w:t>
        </w:r>
      </w:ins>
    </w:p>
    <w:p w:rsidR="00000000" w:rsidDel="00000000" w:rsidP="00000000" w:rsidRDefault="00000000" w:rsidRPr="00000000" w14:paraId="0000002A">
      <w:pPr>
        <w:ind w:left="0" w:firstLine="0"/>
        <w:jc w:val="both"/>
        <w:rPr>
          <w:ins w:author="Pedro Vergara" w:id="0" w:date="2024-10-09T13:33:44Z"/>
          <w:rFonts w:ascii="Verdana" w:cs="Verdana" w:eastAsia="Verdana" w:hAnsi="Verdana"/>
          <w:sz w:val="24"/>
          <w:szCs w:val="24"/>
        </w:rPr>
      </w:pPr>
      <w:ins w:author="Pedro Vergara" w:id="0" w:date="2024-10-09T13:33:44Z">
        <w:r w:rsidDel="00000000" w:rsidR="00000000" w:rsidRPr="00000000">
          <w:rPr>
            <w:rtl w:val="0"/>
          </w:rPr>
        </w:r>
      </w:ins>
    </w:p>
    <w:p w:rsidR="00000000" w:rsidDel="00000000" w:rsidP="00000000" w:rsidRDefault="00000000" w:rsidRPr="00000000" w14:paraId="0000002B">
      <w:pPr>
        <w:ind w:left="0" w:firstLine="0"/>
        <w:jc w:val="both"/>
        <w:rPr>
          <w:ins w:author="Pedro Vergara" w:id="0" w:date="2024-10-09T13:33:44Z"/>
          <w:rFonts w:ascii="Verdana" w:cs="Verdana" w:eastAsia="Verdana" w:hAnsi="Verdana"/>
          <w:sz w:val="24"/>
          <w:szCs w:val="24"/>
        </w:rPr>
      </w:pPr>
      <w:ins w:author="Pedro Vergara" w:id="0" w:date="2024-10-09T13:33:44Z">
        <w:r w:rsidDel="00000000" w:rsidR="00000000" w:rsidRPr="00000000">
          <w:rPr>
            <w:rFonts w:ascii="Verdana" w:cs="Verdana" w:eastAsia="Verdana" w:hAnsi="Verdana"/>
            <w:sz w:val="24"/>
            <w:szCs w:val="24"/>
            <w:rtl w:val="0"/>
          </w:rPr>
          <w:t xml:space="preserve">PALABRA CLAVE que si se envía </w:t>
        </w:r>
        <w:r w:rsidDel="00000000" w:rsidR="00000000" w:rsidRPr="00000000">
          <w:rPr>
            <w:rFonts w:ascii="Verdana" w:cs="Verdana" w:eastAsia="Verdana" w:hAnsi="Verdana"/>
            <w:sz w:val="24"/>
            <w:szCs w:val="24"/>
            <w:rtl w:val="0"/>
            <w:rPrChange w:author="Pedro Vergara" w:id="1" w:date="2024-10-09T13:33:44Z">
              <w:rPr>
                <w:rFonts w:ascii="Verdana" w:cs="Verdana" w:eastAsia="Verdana" w:hAnsi="Verdana"/>
                <w:sz w:val="24"/>
                <w:szCs w:val="24"/>
              </w:rPr>
            </w:rPrChange>
          </w:rPr>
          <w:t xml:space="preserve">continúa</w:t>
        </w:r>
        <w:r w:rsidDel="00000000" w:rsidR="00000000" w:rsidRPr="00000000">
          <w:rPr>
            <w:rFonts w:ascii="Verdana" w:cs="Verdana" w:eastAsia="Verdana" w:hAnsi="Verdana"/>
            <w:sz w:val="24"/>
            <w:szCs w:val="24"/>
            <w:rtl w:val="0"/>
          </w:rPr>
          <w:t xml:space="preserve"> el proceso</w:t>
        </w:r>
      </w:ins>
    </w:p>
    <w:p w:rsidR="00000000" w:rsidDel="00000000" w:rsidP="00000000" w:rsidRDefault="00000000" w:rsidRPr="00000000" w14:paraId="0000002C">
      <w:pPr>
        <w:ind w:left="0" w:firstLine="0"/>
        <w:jc w:val="both"/>
        <w:rPr>
          <w:ins w:author="Pedro Vergara" w:id="0" w:date="2024-10-09T13:33:44Z"/>
          <w:rFonts w:ascii="Verdana" w:cs="Verdana" w:eastAsia="Verdana" w:hAnsi="Verdana"/>
          <w:sz w:val="24"/>
          <w:szCs w:val="24"/>
        </w:rPr>
      </w:pPr>
      <w:ins w:author="Pedro Vergara" w:id="0" w:date="2024-10-09T13:33:44Z">
        <w:r w:rsidDel="00000000" w:rsidR="00000000" w:rsidRPr="00000000">
          <w:rPr>
            <w:rtl w:val="0"/>
          </w:rPr>
        </w:r>
      </w:ins>
    </w:p>
    <w:p w:rsidR="00000000" w:rsidDel="00000000" w:rsidP="00000000" w:rsidRDefault="00000000" w:rsidRPr="00000000" w14:paraId="0000002D">
      <w:pPr>
        <w:ind w:left="0" w:firstLine="0"/>
        <w:jc w:val="both"/>
        <w:rPr>
          <w:rFonts w:ascii="Arial" w:cs="Arial" w:eastAsia="Arial" w:hAnsi="Arial"/>
          <w:b w:val="0"/>
          <w:bCs w:val="0"/>
          <w:i w:val="0"/>
          <w:iCs w:val="0"/>
          <w:smallCaps w:val="0"/>
          <w:strike w:val="0"/>
          <w:color w:val="000000"/>
          <w:sz w:val="22"/>
          <w:szCs w:val="22"/>
          <w:u w:val="none"/>
          <w:shd w:fill="auto" w:val="clear"/>
          <w:vertAlign w:val="baseline"/>
          <w:rPrChange w:author="Pedro Vergara" w:id="1" w:date="2024-10-09T13:33:44Z">
            <w:rPr>
              <w:rFonts w:ascii="Verdana" w:cs="Verdana" w:eastAsia="Verdana" w:hAnsi="Verdana"/>
              <w:sz w:val="24"/>
              <w:szCs w:val="24"/>
            </w:rPr>
          </w:rPrChange>
        </w:rPr>
        <w:pPrChange w:author="Pedro Vergara" w:id="0" w:date="2024-10-09T13:33:44Z">
          <w:pPr>
            <w:jc w:val="both"/>
          </w:pPr>
        </w:pPrChange>
      </w:pPr>
      <w:ins w:author="Pedro Vergara" w:id="0" w:date="2024-10-09T13:33:44Z">
        <w:r w:rsidDel="00000000" w:rsidR="00000000" w:rsidRPr="00000000">
          <w:rPr>
            <w:rFonts w:ascii="Verdana" w:cs="Verdana" w:eastAsia="Verdana" w:hAnsi="Verdana"/>
            <w:sz w:val="24"/>
            <w:szCs w:val="24"/>
            <w:rtl w:val="0"/>
          </w:rPr>
          <w:t xml:space="preserve">mientras tanto se envía la primera clase.</w:t>
        </w:r>
      </w:ins>
      <w:r w:rsidDel="00000000" w:rsidR="00000000" w:rsidRPr="00000000">
        <w:rPr>
          <w:rtl w:val="0"/>
        </w:rPr>
      </w:r>
    </w:p>
    <w:p w:rsidR="00000000" w:rsidDel="00000000" w:rsidP="00000000" w:rsidRDefault="00000000" w:rsidRPr="00000000" w14:paraId="0000002E">
      <w:pPr>
        <w:jc w:val="both"/>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02F">
      <w:pPr>
        <w:jc w:val="both"/>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030">
      <w:pPr>
        <w:jc w:val="both"/>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031">
      <w:pPr>
        <w:jc w:val="both"/>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032">
      <w:pPr>
        <w:jc w:val="both"/>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033">
      <w:pPr>
        <w:jc w:val="both"/>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034">
      <w:pPr>
        <w:jc w:val="both"/>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035">
      <w:pPr>
        <w:jc w:val="both"/>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036">
      <w:pPr>
        <w:jc w:val="both"/>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037">
      <w:pPr>
        <w:jc w:val="both"/>
        <w:rPr>
          <w:rFonts w:ascii="Verdana" w:cs="Verdana" w:eastAsia="Verdana" w:hAnsi="Verdana"/>
          <w:sz w:val="28"/>
          <w:szCs w:val="28"/>
          <w:u w:val="single"/>
          <w:shd w:fill="fce5cd" w:val="clear"/>
        </w:rPr>
      </w:pPr>
      <w:r w:rsidDel="00000000" w:rsidR="00000000" w:rsidRPr="00000000">
        <w:rPr>
          <w:rFonts w:ascii="Verdana" w:cs="Verdana" w:eastAsia="Verdana" w:hAnsi="Verdana"/>
          <w:sz w:val="28"/>
          <w:szCs w:val="28"/>
          <w:u w:val="single"/>
          <w:shd w:fill="fce5cd" w:val="clear"/>
          <w:rtl w:val="0"/>
        </w:rPr>
        <w:t xml:space="preserve">Cambio sugerido</w:t>
      </w:r>
    </w:p>
    <w:p w:rsidR="00000000" w:rsidDel="00000000" w:rsidP="00000000" w:rsidRDefault="00000000" w:rsidRPr="00000000" w14:paraId="00000038">
      <w:pPr>
        <w:jc w:val="both"/>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039">
      <w:pPr>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Tenemos 90 días para convertirte en residente y si nos escribiste es porque estás listo para tomar este paso y quieres empezar ya.</w:t>
      </w:r>
    </w:p>
    <w:p w:rsidR="00000000" w:rsidDel="00000000" w:rsidP="00000000" w:rsidRDefault="00000000" w:rsidRPr="00000000" w14:paraId="0000003A">
      <w:pPr>
        <w:jc w:val="both"/>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03B">
      <w:pPr>
        <w:jc w:val="both"/>
        <w:rPr>
          <w:ins w:author="Pedro Vergara" w:id="2" w:date="2024-10-09T15:44:09Z"/>
          <w:rFonts w:ascii="Verdana" w:cs="Verdana" w:eastAsia="Verdana" w:hAnsi="Verdana"/>
          <w:sz w:val="24"/>
          <w:szCs w:val="24"/>
        </w:rPr>
      </w:pPr>
      <w:r w:rsidDel="00000000" w:rsidR="00000000" w:rsidRPr="00000000">
        <w:rPr>
          <w:rFonts w:ascii="Verdana" w:cs="Verdana" w:eastAsia="Verdana" w:hAnsi="Verdana"/>
          <w:sz w:val="24"/>
          <w:szCs w:val="24"/>
          <w:rtl w:val="0"/>
        </w:rPr>
        <w:t xml:space="preserve">Aquí estamos para ayudarte y por eso hoy quiero mostrarte en tan sólo 3 minutos </w:t>
      </w:r>
      <w:r w:rsidDel="00000000" w:rsidR="00000000" w:rsidRPr="00000000">
        <w:rPr>
          <w:rFonts w:ascii="Verdana" w:cs="Verdana" w:eastAsia="Verdana" w:hAnsi="Verdana"/>
          <w:sz w:val="24"/>
          <w:szCs w:val="24"/>
          <w:rtl w:val="0"/>
        </w:rPr>
        <w:t xml:space="preserve">cómo</w:t>
      </w:r>
      <w:r w:rsidDel="00000000" w:rsidR="00000000" w:rsidRPr="00000000">
        <w:rPr>
          <w:rFonts w:ascii="Verdana" w:cs="Verdana" w:eastAsia="Verdana" w:hAnsi="Verdana"/>
          <w:sz w:val="24"/>
          <w:szCs w:val="24"/>
          <w:rtl w:val="0"/>
        </w:rPr>
        <w:t xml:space="preserve"> hacer que respondas preguntas sobre temas que quizás nunca has estudiado, haremos todo esto con el método Paretomed.</w:t>
      </w:r>
      <w:ins w:author="Pedro Vergara" w:id="2" w:date="2024-10-09T15:44:09Z">
        <w:r w:rsidDel="00000000" w:rsidR="00000000" w:rsidRPr="00000000">
          <w:rPr>
            <w:rtl w:val="0"/>
          </w:rPr>
        </w:r>
      </w:ins>
    </w:p>
    <w:p w:rsidR="00000000" w:rsidDel="00000000" w:rsidP="00000000" w:rsidRDefault="00000000" w:rsidRPr="00000000" w14:paraId="0000003C">
      <w:pPr>
        <w:jc w:val="both"/>
        <w:rPr>
          <w:ins w:author="Pedro Vergara" w:id="2" w:date="2024-10-09T15:44:09Z"/>
          <w:rFonts w:ascii="Verdana" w:cs="Verdana" w:eastAsia="Verdana" w:hAnsi="Verdana"/>
          <w:sz w:val="24"/>
          <w:szCs w:val="24"/>
        </w:rPr>
      </w:pPr>
      <w:ins w:author="Pedro Vergara" w:id="2" w:date="2024-10-09T15:44:09Z">
        <w:r w:rsidDel="00000000" w:rsidR="00000000" w:rsidRPr="00000000">
          <w:rPr>
            <w:rtl w:val="0"/>
          </w:rPr>
        </w:r>
      </w:ins>
    </w:p>
    <w:p w:rsidR="00000000" w:rsidDel="00000000" w:rsidP="00000000" w:rsidRDefault="00000000" w:rsidRPr="00000000" w14:paraId="0000003D">
      <w:pPr>
        <w:jc w:val="both"/>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03E">
      <w:pPr>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Primera pregunta: </w:t>
      </w:r>
    </w:p>
    <w:p w:rsidR="00000000" w:rsidDel="00000000" w:rsidP="00000000" w:rsidRDefault="00000000" w:rsidRPr="00000000" w14:paraId="0000003F">
      <w:pPr>
        <w:jc w:val="both"/>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040">
      <w:pPr>
        <w:spacing w:after="160" w:line="256.8" w:lineRule="auto"/>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A la consulta llega un paciente con reporte de biopsia renal, manifestando que le diagnosticaron síndrome nefrótico hace un par de meses, pero que la causa aún no se sabe. De las siguientes descripciones, ¿cuál es la que MENOS esperaría encontrar descrita en la biopsia?</w:t>
      </w:r>
    </w:p>
    <w:p w:rsidR="00000000" w:rsidDel="00000000" w:rsidP="00000000" w:rsidRDefault="00000000" w:rsidRPr="00000000" w14:paraId="00000041">
      <w:pPr>
        <w:spacing w:after="160" w:line="256.8" w:lineRule="auto"/>
        <w:jc w:val="both"/>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042">
      <w:pPr>
        <w:spacing w:line="256.8" w:lineRule="auto"/>
        <w:ind w:left="20" w:firstLine="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A. Compromiso glomerular global (todo el glomérulo afectado).</w:t>
      </w:r>
    </w:p>
    <w:p w:rsidR="00000000" w:rsidDel="00000000" w:rsidP="00000000" w:rsidRDefault="00000000" w:rsidRPr="00000000" w14:paraId="00000043">
      <w:pPr>
        <w:spacing w:line="256.8" w:lineRule="auto"/>
        <w:ind w:left="20" w:firstLine="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B. Compromiso glomerular difuso (mayoría de glomérulos afectados).</w:t>
      </w:r>
    </w:p>
    <w:p w:rsidR="00000000" w:rsidDel="00000000" w:rsidP="00000000" w:rsidRDefault="00000000" w:rsidRPr="00000000" w14:paraId="00000044">
      <w:pPr>
        <w:spacing w:line="256.8" w:lineRule="auto"/>
        <w:ind w:left="20" w:firstLine="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C. Depósito denso de polimorfonucleares a nivel tubulointersticial.</w:t>
      </w:r>
    </w:p>
    <w:p w:rsidR="00000000" w:rsidDel="00000000" w:rsidP="00000000" w:rsidRDefault="00000000" w:rsidRPr="00000000" w14:paraId="00000045">
      <w:pPr>
        <w:spacing w:line="256.8" w:lineRule="auto"/>
        <w:ind w:left="20" w:firstLine="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D. Compromiso glomerular focal (&lt;50% de glomérulos afectados)</w:t>
      </w:r>
    </w:p>
    <w:p w:rsidR="00000000" w:rsidDel="00000000" w:rsidP="00000000" w:rsidRDefault="00000000" w:rsidRPr="00000000" w14:paraId="00000046">
      <w:pPr>
        <w:spacing w:line="256.8" w:lineRule="auto"/>
        <w:ind w:left="20" w:firstLine="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E. Compromiso glomerular segmentario (&lt;50% de capilares del glomérulo afectados).</w:t>
      </w:r>
    </w:p>
    <w:p w:rsidR="00000000" w:rsidDel="00000000" w:rsidP="00000000" w:rsidRDefault="00000000" w:rsidRPr="00000000" w14:paraId="00000047">
      <w:pPr>
        <w:spacing w:after="160" w:line="256.8" w:lineRule="auto"/>
        <w:jc w:val="both"/>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048">
      <w:pPr>
        <w:spacing w:after="160" w:line="256.8" w:lineRule="auto"/>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Esta es una pregunta que al leerla puede intimidarnos porque nos describen resultados de biopsia, ¿pero y si te dijera que la puedes contestar aunque no conozcas el tema?</w:t>
      </w:r>
    </w:p>
    <w:p w:rsidR="00000000" w:rsidDel="00000000" w:rsidP="00000000" w:rsidRDefault="00000000" w:rsidRPr="00000000" w14:paraId="00000049">
      <w:pPr>
        <w:spacing w:after="160" w:line="256.8" w:lineRule="auto"/>
        <w:jc w:val="both"/>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04A">
      <w:pPr>
        <w:spacing w:after="160" w:line="256.8" w:lineRule="auto"/>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Si te fijas, todas las opciones a excepción de la C tienen la palabra glomerular. Esta es la técnica de la opción distinta, en donde veremos que todas las opciones a excepción de la correcta forman parte de un mismo grupo y que la opción diferente es la respuesta. Esta técnica de examen es útil cuando nos pidan escoger la opción falsa o como vemos en este caso, la menos probable.  </w:t>
      </w:r>
    </w:p>
    <w:p w:rsidR="00000000" w:rsidDel="00000000" w:rsidP="00000000" w:rsidRDefault="00000000" w:rsidRPr="00000000" w14:paraId="0000004B">
      <w:pPr>
        <w:spacing w:after="160" w:line="256.8" w:lineRule="auto"/>
        <w:jc w:val="both"/>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04C">
      <w:pPr>
        <w:spacing w:after="160" w:line="256.8" w:lineRule="auto"/>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Ahora quiero mostrarte cómo puedes ahorrar tiempo en tu examen mediante la técnica del abordaje inverso. Miremos esta pregunta:</w:t>
      </w:r>
    </w:p>
    <w:p w:rsidR="00000000" w:rsidDel="00000000" w:rsidP="00000000" w:rsidRDefault="00000000" w:rsidRPr="00000000" w14:paraId="0000004D">
      <w:pPr>
        <w:jc w:val="both"/>
        <w:rPr>
          <w:rFonts w:ascii="Verdana" w:cs="Verdana" w:eastAsia="Verdana" w:hAnsi="Verdana"/>
          <w:i w:val="1"/>
          <w:iCs w:val="1"/>
          <w:sz w:val="24"/>
          <w:szCs w:val="24"/>
          <w:u w:val="single"/>
        </w:rPr>
      </w:pPr>
      <w:r w:rsidDel="00000000" w:rsidR="00000000" w:rsidRPr="00000000">
        <w:rPr>
          <w:rtl w:val="0"/>
        </w:rPr>
      </w:r>
    </w:p>
    <w:p w:rsidR="00000000" w:rsidDel="00000000" w:rsidP="00000000" w:rsidRDefault="00000000" w:rsidRPr="00000000" w14:paraId="0000004E">
      <w:pPr>
        <w:jc w:val="both"/>
        <w:rPr>
          <w:rFonts w:ascii="Verdana" w:cs="Verdana" w:eastAsia="Verdana" w:hAnsi="Verdana"/>
          <w:i w:val="1"/>
          <w:iCs w:val="1"/>
          <w:sz w:val="24"/>
          <w:szCs w:val="24"/>
          <w:u w:val="single"/>
        </w:rPr>
      </w:pPr>
      <w:r w:rsidDel="00000000" w:rsidR="00000000" w:rsidRPr="00000000">
        <w:rPr>
          <w:rFonts w:ascii="Verdana" w:cs="Verdana" w:eastAsia="Verdana" w:hAnsi="Verdana"/>
          <w:i w:val="1"/>
          <w:iCs w:val="1"/>
          <w:sz w:val="24"/>
          <w:szCs w:val="24"/>
          <w:u w:val="single"/>
          <w:rtl w:val="0"/>
        </w:rPr>
        <w:t xml:space="preserve">La pregunta está al final</w:t>
      </w:r>
    </w:p>
    <w:p w:rsidR="00000000" w:rsidDel="00000000" w:rsidP="00000000" w:rsidRDefault="00000000" w:rsidRPr="00000000" w14:paraId="0000004F">
      <w:pPr>
        <w:spacing w:after="160" w:line="256.8" w:lineRule="auto"/>
        <w:jc w:val="both"/>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050">
      <w:pPr>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Probablemente creas que debes leer el enunciado desde arriba y luego mirar las opciones para ver las correctas, pero si comienzas por la pregunta final y luego miras las opciones, podemos inferir que se trata de una pregunta sobre ACV isquémico. Luego sólo debes ir al enunciado para encontrar esos datos claves que apoye a algunas de las opciones como la respuesta. Esto se conoce como la técnica del abordaje inverso. Pero aquí no termina: si analizas, las opciones C y D son opuestas, así que por lógica no pueden ser verdaderas al mismo tiempo por lo que la respuesta debe ser alguna de las dos, ahora sólo debes evaluar en el enunciado que datos te van a permitir escoger entre estas dos opciones que en este caso la respuesta es la opción D. Como ves, puedes ahorrar aún más tiempo sin combinas las distintas técnicas de examen. </w:t>
      </w:r>
    </w:p>
    <w:p w:rsidR="00000000" w:rsidDel="00000000" w:rsidP="00000000" w:rsidRDefault="00000000" w:rsidRPr="00000000" w14:paraId="00000051">
      <w:pPr>
        <w:jc w:val="both"/>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052">
      <w:pPr>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Ya puedes ver cómo NUESTRO ENFOQUE PRÁCTICO Y CONCISO puede marcar la diferencia en tu preparación. Sin embargo, HAY MUCHO MÁS de nuestro programa. Si tienes alguna pregunta o quieres conocer sobre cómo podemos ayudarte personalmente, escribe “AGENDA” en el chat de WhatsApp y programaremos una llamada en donde resolveremos tus dudas y te mostraremos cómo en 90 días puedes alcanzar tu sueño de ser residente. No esperes más, ¡tu éxito comienza hoy con Paretomed!</w:t>
      </w:r>
    </w:p>
    <w:p w:rsidR="00000000" w:rsidDel="00000000" w:rsidP="00000000" w:rsidRDefault="00000000" w:rsidRPr="00000000" w14:paraId="00000053">
      <w:pPr>
        <w:jc w:val="both"/>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054">
      <w:pPr>
        <w:jc w:val="both"/>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055">
      <w:pPr>
        <w:jc w:val="both"/>
        <w:rPr>
          <w:rFonts w:ascii="Verdana" w:cs="Verdana" w:eastAsia="Verdana" w:hAnsi="Verdana"/>
          <w:i w:val="1"/>
          <w:iCs w:val="1"/>
          <w:sz w:val="24"/>
          <w:szCs w:val="24"/>
          <w:u w:val="single"/>
        </w:rPr>
      </w:pPr>
      <w:r w:rsidDel="00000000" w:rsidR="00000000" w:rsidRPr="00000000">
        <w:rPr>
          <w:rFonts w:ascii="Verdana" w:cs="Verdana" w:eastAsia="Verdana" w:hAnsi="Verdana"/>
          <w:i w:val="1"/>
          <w:iCs w:val="1"/>
          <w:sz w:val="24"/>
          <w:szCs w:val="24"/>
          <w:u w:val="single"/>
          <w:rtl w:val="0"/>
        </w:rPr>
        <w:t xml:space="preserve">Pregunta que va en el intro</w:t>
      </w:r>
    </w:p>
    <w:p w:rsidR="00000000" w:rsidDel="00000000" w:rsidP="00000000" w:rsidRDefault="00000000" w:rsidRPr="00000000" w14:paraId="00000056">
      <w:pPr>
        <w:jc w:val="both"/>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057">
      <w:pPr>
        <w:spacing w:after="160" w:line="256.8" w:lineRule="auto"/>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Masculino de 68 años, diabético manejado con insulinas, y con fibrilación auricular valvular, anticoagulado con Warfarina en dosis de 5 mg vía oral todos los días, quien es llevado a urgencias por familiares al presentar disartria, desviación de comisura labial hacia la derecha y hemiplejía izquierda de 2 horas de evolución. A la valoración física se confirman estos síntomas además de hipoestesia y hemi-inatención. Se realiza TAC de cráneo el cual es normal. La glucometría de ingreso es de 100 mg/dl, con signos vitales: FC 120X’, FR 20X’, TA 145/77 mmHg y SaO2 98%. El ECG muestra fibrilación auricular conocida. ¿Cuál es la mejor conducta a tomar a continuación?</w:t>
      </w:r>
    </w:p>
    <w:p w:rsidR="00000000" w:rsidDel="00000000" w:rsidP="00000000" w:rsidRDefault="00000000" w:rsidRPr="00000000" w14:paraId="00000058">
      <w:pPr>
        <w:spacing w:after="160" w:line="256.8" w:lineRule="auto"/>
        <w:jc w:val="both"/>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059">
      <w:pPr>
        <w:spacing w:line="256.8" w:lineRule="auto"/>
        <w:ind w:left="20" w:firstLine="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A. Cardiovertir a ritmo sinusal por inestabilidad.</w:t>
      </w:r>
    </w:p>
    <w:p w:rsidR="00000000" w:rsidDel="00000000" w:rsidP="00000000" w:rsidRDefault="00000000" w:rsidRPr="00000000" w14:paraId="0000005A">
      <w:pPr>
        <w:spacing w:line="256.8" w:lineRule="auto"/>
        <w:ind w:left="20" w:firstLine="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B. Solicitar angiotomografía para evaluar si es candidato a trombectomía mecánica.</w:t>
      </w:r>
    </w:p>
    <w:p w:rsidR="00000000" w:rsidDel="00000000" w:rsidP="00000000" w:rsidRDefault="00000000" w:rsidRPr="00000000" w14:paraId="0000005B">
      <w:pPr>
        <w:spacing w:line="256.8" w:lineRule="auto"/>
        <w:ind w:left="20" w:firstLine="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C. Por el tiempo de evolución y reporte del TAC, iniciar fibrinolisis.</w:t>
      </w:r>
    </w:p>
    <w:p w:rsidR="00000000" w:rsidDel="00000000" w:rsidP="00000000" w:rsidRDefault="00000000" w:rsidRPr="00000000" w14:paraId="0000005C">
      <w:pPr>
        <w:spacing w:line="256.8" w:lineRule="auto"/>
        <w:ind w:left="20" w:firstLine="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D. Solicitar INR y dependiendo del reporte definir la fibrinolisis.</w:t>
      </w:r>
    </w:p>
    <w:p w:rsidR="00000000" w:rsidDel="00000000" w:rsidP="00000000" w:rsidRDefault="00000000" w:rsidRPr="00000000" w14:paraId="0000005D">
      <w:pPr>
        <w:spacing w:line="256.8" w:lineRule="auto"/>
        <w:ind w:left="20" w:firstLine="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E. Controlar la presión con labetalol.</w:t>
      </w:r>
    </w:p>
    <w:p w:rsidR="00000000" w:rsidDel="00000000" w:rsidP="00000000" w:rsidRDefault="00000000" w:rsidRPr="00000000" w14:paraId="0000005E">
      <w:pPr>
        <w:spacing w:after="160" w:line="256.8" w:lineRule="auto"/>
        <w:jc w:val="both"/>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05F">
      <w:pPr>
        <w:jc w:val="both"/>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060">
      <w:pPr>
        <w:jc w:val="both"/>
        <w:rPr>
          <w:ins w:author="Pedro Vergara" w:id="3" w:date="2024-10-09T15:47:31Z"/>
          <w:rFonts w:ascii="Verdana" w:cs="Verdana" w:eastAsia="Verdana" w:hAnsi="Verdana"/>
          <w:sz w:val="28"/>
          <w:szCs w:val="28"/>
          <w:highlight w:val="yellow"/>
          <w:u w:val="single"/>
          <w:rPrChange w:author="Pedro Vergara" w:id="4" w:date="2024-10-09T15:47:31Z">
            <w:rPr>
              <w:rFonts w:ascii="Verdana" w:cs="Verdana" w:eastAsia="Verdana" w:hAnsi="Verdana"/>
              <w:sz w:val="24"/>
              <w:szCs w:val="24"/>
              <w:highlight w:val="yellow"/>
            </w:rPr>
          </w:rPrChange>
        </w:rPr>
      </w:pPr>
      <w:ins w:author="Pedro Vergara" w:id="3" w:date="2024-10-09T15:47:31Z">
        <w:r w:rsidDel="00000000" w:rsidR="00000000" w:rsidRPr="00000000">
          <w:rPr>
            <w:rFonts w:ascii="Verdana" w:cs="Verdana" w:eastAsia="Verdana" w:hAnsi="Verdana"/>
            <w:sz w:val="28"/>
            <w:szCs w:val="28"/>
            <w:highlight w:val="yellow"/>
            <w:u w:val="single"/>
            <w:rtl w:val="0"/>
            <w:rPrChange w:author="Pedro Vergara" w:id="4" w:date="2024-10-09T15:47:31Z">
              <w:rPr>
                <w:rFonts w:ascii="Verdana" w:cs="Verdana" w:eastAsia="Verdana" w:hAnsi="Verdana"/>
                <w:sz w:val="24"/>
                <w:szCs w:val="24"/>
                <w:highlight w:val="yellow"/>
              </w:rPr>
            </w:rPrChange>
          </w:rPr>
          <w:t xml:space="preserve">Cambio sugerido</w:t>
        </w:r>
      </w:ins>
    </w:p>
    <w:p w:rsidR="00000000" w:rsidDel="00000000" w:rsidP="00000000" w:rsidRDefault="00000000" w:rsidRPr="00000000" w14:paraId="00000061">
      <w:pPr>
        <w:jc w:val="both"/>
        <w:rPr>
          <w:ins w:author="Pedro Vergara" w:id="3" w:date="2024-10-09T15:47:31Z"/>
          <w:rFonts w:ascii="Verdana" w:cs="Verdana" w:eastAsia="Verdana" w:hAnsi="Verdana"/>
          <w:sz w:val="24"/>
          <w:szCs w:val="24"/>
          <w:highlight w:val="yellow"/>
          <w:rPrChange w:author="Pedro Vergara" w:id="4" w:date="2024-10-09T15:47:31Z">
            <w:rPr>
              <w:rFonts w:ascii="Verdana" w:cs="Verdana" w:eastAsia="Verdana" w:hAnsi="Verdana"/>
              <w:sz w:val="24"/>
              <w:szCs w:val="24"/>
              <w:highlight w:val="yellow"/>
            </w:rPr>
          </w:rPrChange>
        </w:rPr>
      </w:pPr>
      <w:ins w:author="Pedro Vergara" w:id="3" w:date="2024-10-09T15:47:31Z">
        <w:r w:rsidDel="00000000" w:rsidR="00000000" w:rsidRPr="00000000">
          <w:rPr>
            <w:rtl w:val="0"/>
          </w:rPr>
        </w:r>
      </w:ins>
    </w:p>
    <w:p w:rsidR="00000000" w:rsidDel="00000000" w:rsidP="00000000" w:rsidRDefault="00000000" w:rsidRPr="00000000" w14:paraId="00000062">
      <w:pPr>
        <w:jc w:val="both"/>
        <w:rPr>
          <w:ins w:author="Pedro Vergara" w:id="3" w:date="2024-10-09T15:47:31Z"/>
          <w:rFonts w:ascii="Verdana" w:cs="Verdana" w:eastAsia="Verdana" w:hAnsi="Verdana"/>
          <w:sz w:val="24"/>
          <w:szCs w:val="24"/>
          <w:highlight w:val="yellow"/>
          <w:rPrChange w:author="Pedro Vergara" w:id="4" w:date="2024-10-09T15:47:31Z">
            <w:rPr>
              <w:rFonts w:ascii="Verdana" w:cs="Verdana" w:eastAsia="Verdana" w:hAnsi="Verdana"/>
              <w:sz w:val="24"/>
              <w:szCs w:val="24"/>
              <w:highlight w:val="yellow"/>
            </w:rPr>
          </w:rPrChange>
        </w:rPr>
      </w:pPr>
      <w:ins w:author="Pedro Vergara" w:id="3" w:date="2024-10-09T15:47:31Z">
        <w:r w:rsidDel="00000000" w:rsidR="00000000" w:rsidRPr="00000000">
          <w:rPr>
            <w:rFonts w:ascii="Verdana" w:cs="Verdana" w:eastAsia="Verdana" w:hAnsi="Verdana"/>
            <w:sz w:val="24"/>
            <w:szCs w:val="24"/>
            <w:highlight w:val="yellow"/>
            <w:rtl w:val="0"/>
            <w:rPrChange w:author="Pedro Vergara" w:id="4" w:date="2024-10-09T15:47:31Z">
              <w:rPr>
                <w:rFonts w:ascii="Verdana" w:cs="Verdana" w:eastAsia="Verdana" w:hAnsi="Verdana"/>
                <w:sz w:val="24"/>
                <w:szCs w:val="24"/>
                <w:highlight w:val="yellow"/>
              </w:rPr>
            </w:rPrChange>
          </w:rPr>
          <w:t xml:space="preserve">Tenemos 90 días para convertirte en residente y si nos escribiste es porque estás listo para tomar este paso y quieres empezar ya.</w:t>
        </w:r>
      </w:ins>
    </w:p>
    <w:p w:rsidR="00000000" w:rsidDel="00000000" w:rsidP="00000000" w:rsidRDefault="00000000" w:rsidRPr="00000000" w14:paraId="00000063">
      <w:pPr>
        <w:jc w:val="both"/>
        <w:rPr>
          <w:ins w:author="Pedro Vergara" w:id="3" w:date="2024-10-09T15:47:31Z"/>
          <w:rFonts w:ascii="Verdana" w:cs="Verdana" w:eastAsia="Verdana" w:hAnsi="Verdana"/>
          <w:sz w:val="24"/>
          <w:szCs w:val="24"/>
          <w:highlight w:val="yellow"/>
          <w:rPrChange w:author="Pedro Vergara" w:id="4" w:date="2024-10-09T15:47:31Z">
            <w:rPr>
              <w:rFonts w:ascii="Verdana" w:cs="Verdana" w:eastAsia="Verdana" w:hAnsi="Verdana"/>
              <w:sz w:val="24"/>
              <w:szCs w:val="24"/>
              <w:highlight w:val="yellow"/>
            </w:rPr>
          </w:rPrChange>
        </w:rPr>
      </w:pPr>
      <w:ins w:author="Pedro Vergara" w:id="3" w:date="2024-10-09T15:47:31Z">
        <w:r w:rsidDel="00000000" w:rsidR="00000000" w:rsidRPr="00000000">
          <w:rPr>
            <w:rtl w:val="0"/>
          </w:rPr>
        </w:r>
      </w:ins>
    </w:p>
    <w:p w:rsidR="00000000" w:rsidDel="00000000" w:rsidP="00000000" w:rsidRDefault="00000000" w:rsidRPr="00000000" w14:paraId="00000064">
      <w:pPr>
        <w:jc w:val="both"/>
        <w:rPr>
          <w:ins w:author="Pedro Vergara" w:id="3" w:date="2024-10-09T15:47:31Z"/>
          <w:rFonts w:ascii="Verdana" w:cs="Verdana" w:eastAsia="Verdana" w:hAnsi="Verdana"/>
          <w:sz w:val="24"/>
          <w:szCs w:val="24"/>
          <w:highlight w:val="yellow"/>
          <w:rPrChange w:author="Pedro Vergara" w:id="4" w:date="2024-10-09T15:47:31Z">
            <w:rPr>
              <w:rFonts w:ascii="Verdana" w:cs="Verdana" w:eastAsia="Verdana" w:hAnsi="Verdana"/>
              <w:sz w:val="24"/>
              <w:szCs w:val="24"/>
              <w:highlight w:val="yellow"/>
            </w:rPr>
          </w:rPrChange>
        </w:rPr>
      </w:pPr>
      <w:ins w:author="Pedro Vergara" w:id="3" w:date="2024-10-09T15:47:31Z">
        <w:r w:rsidDel="00000000" w:rsidR="00000000" w:rsidRPr="00000000">
          <w:rPr>
            <w:rFonts w:ascii="Verdana" w:cs="Verdana" w:eastAsia="Verdana" w:hAnsi="Verdana"/>
            <w:sz w:val="24"/>
            <w:szCs w:val="24"/>
            <w:highlight w:val="yellow"/>
            <w:rtl w:val="0"/>
            <w:rPrChange w:author="Pedro Vergara" w:id="4" w:date="2024-10-09T15:47:31Z">
              <w:rPr>
                <w:rFonts w:ascii="Verdana" w:cs="Verdana" w:eastAsia="Verdana" w:hAnsi="Verdana"/>
                <w:sz w:val="24"/>
                <w:szCs w:val="24"/>
                <w:highlight w:val="yellow"/>
              </w:rPr>
            </w:rPrChange>
          </w:rPr>
          <w:t xml:space="preserve">Aquí estamos para ayudarte y por eso hoy quiero mostrarte en tan sólo 3 minutos cómo hacer que respondas preguntas sobre temas que quizás nunca has estudiado mediante técnicas de exámen y un cronograma de estudio eficiente y si puedes hacerlo en 3 minutos imagínate lo que lograrás en 90 días con el método Paretomed.</w:t>
        </w:r>
      </w:ins>
    </w:p>
    <w:p w:rsidR="00000000" w:rsidDel="00000000" w:rsidP="00000000" w:rsidRDefault="00000000" w:rsidRPr="00000000" w14:paraId="00000065">
      <w:pPr>
        <w:jc w:val="both"/>
        <w:rPr>
          <w:ins w:author="Pedro Vergara" w:id="3" w:date="2024-10-09T15:47:31Z"/>
          <w:rFonts w:ascii="Verdana" w:cs="Verdana" w:eastAsia="Verdana" w:hAnsi="Verdana"/>
          <w:sz w:val="24"/>
          <w:szCs w:val="24"/>
          <w:highlight w:val="yellow"/>
          <w:rPrChange w:author="Pedro Vergara" w:id="4" w:date="2024-10-09T15:47:31Z">
            <w:rPr>
              <w:rFonts w:ascii="Verdana" w:cs="Verdana" w:eastAsia="Verdana" w:hAnsi="Verdana"/>
              <w:sz w:val="24"/>
              <w:szCs w:val="24"/>
              <w:highlight w:val="yellow"/>
            </w:rPr>
          </w:rPrChange>
        </w:rPr>
      </w:pPr>
      <w:ins w:author="Pedro Vergara" w:id="3" w:date="2024-10-09T15:47:31Z">
        <w:r w:rsidDel="00000000" w:rsidR="00000000" w:rsidRPr="00000000">
          <w:rPr>
            <w:rtl w:val="0"/>
          </w:rPr>
        </w:r>
      </w:ins>
    </w:p>
    <w:p w:rsidR="00000000" w:rsidDel="00000000" w:rsidP="00000000" w:rsidRDefault="00000000" w:rsidRPr="00000000" w14:paraId="00000066">
      <w:pPr>
        <w:jc w:val="both"/>
        <w:rPr>
          <w:ins w:author="Pedro Vergara" w:id="3" w:date="2024-10-09T15:47:31Z"/>
          <w:rFonts w:ascii="Verdana" w:cs="Verdana" w:eastAsia="Verdana" w:hAnsi="Verdana"/>
          <w:sz w:val="24"/>
          <w:szCs w:val="24"/>
          <w:highlight w:val="yellow"/>
          <w:rPrChange w:author="Pedro Vergara" w:id="4" w:date="2024-10-09T15:47:31Z">
            <w:rPr>
              <w:rFonts w:ascii="Verdana" w:cs="Verdana" w:eastAsia="Verdana" w:hAnsi="Verdana"/>
              <w:sz w:val="24"/>
              <w:szCs w:val="24"/>
              <w:highlight w:val="yellow"/>
            </w:rPr>
          </w:rPrChange>
        </w:rPr>
      </w:pPr>
      <w:ins w:author="Pedro Vergara" w:id="3" w:date="2024-10-09T15:47:31Z">
        <w:r w:rsidDel="00000000" w:rsidR="00000000" w:rsidRPr="00000000">
          <w:rPr>
            <w:rFonts w:ascii="Verdana" w:cs="Verdana" w:eastAsia="Verdana" w:hAnsi="Verdana"/>
            <w:sz w:val="24"/>
            <w:szCs w:val="24"/>
            <w:highlight w:val="yellow"/>
            <w:rtl w:val="0"/>
            <w:rPrChange w:author="Pedro Vergara" w:id="4" w:date="2024-10-09T15:47:31Z">
              <w:rPr>
                <w:rFonts w:ascii="Verdana" w:cs="Verdana" w:eastAsia="Verdana" w:hAnsi="Verdana"/>
                <w:sz w:val="24"/>
                <w:szCs w:val="24"/>
                <w:highlight w:val="yellow"/>
              </w:rPr>
            </w:rPrChange>
          </w:rPr>
          <w:t xml:space="preserve">Primera pregunta:</w:t>
        </w:r>
      </w:ins>
    </w:p>
    <w:p w:rsidR="00000000" w:rsidDel="00000000" w:rsidP="00000000" w:rsidRDefault="00000000" w:rsidRPr="00000000" w14:paraId="00000067">
      <w:pPr>
        <w:jc w:val="both"/>
        <w:rPr>
          <w:ins w:author="Pedro Vergara" w:id="3" w:date="2024-10-09T15:47:31Z"/>
          <w:rFonts w:ascii="Verdana" w:cs="Verdana" w:eastAsia="Verdana" w:hAnsi="Verdana"/>
          <w:sz w:val="24"/>
          <w:szCs w:val="24"/>
          <w:highlight w:val="yellow"/>
          <w:rPrChange w:author="Pedro Vergara" w:id="4" w:date="2024-10-09T15:47:31Z">
            <w:rPr>
              <w:rFonts w:ascii="Verdana" w:cs="Verdana" w:eastAsia="Verdana" w:hAnsi="Verdana"/>
              <w:sz w:val="24"/>
              <w:szCs w:val="24"/>
              <w:highlight w:val="yellow"/>
            </w:rPr>
          </w:rPrChange>
        </w:rPr>
      </w:pPr>
      <w:ins w:author="Pedro Vergara" w:id="3" w:date="2024-10-09T15:47:31Z">
        <w:r w:rsidDel="00000000" w:rsidR="00000000" w:rsidRPr="00000000">
          <w:rPr>
            <w:rtl w:val="0"/>
          </w:rPr>
        </w:r>
      </w:ins>
    </w:p>
    <w:p w:rsidR="00000000" w:rsidDel="00000000" w:rsidP="00000000" w:rsidRDefault="00000000" w:rsidRPr="00000000" w14:paraId="00000068">
      <w:pPr>
        <w:spacing w:after="160" w:line="256.8" w:lineRule="auto"/>
        <w:jc w:val="both"/>
        <w:rPr>
          <w:ins w:author="Pedro Vergara" w:id="3" w:date="2024-10-09T15:47:31Z"/>
          <w:rFonts w:ascii="Verdana" w:cs="Verdana" w:eastAsia="Verdana" w:hAnsi="Verdana"/>
          <w:sz w:val="24"/>
          <w:szCs w:val="24"/>
          <w:highlight w:val="yellow"/>
          <w:rPrChange w:author="Pedro Vergara" w:id="4" w:date="2024-10-09T15:47:31Z">
            <w:rPr>
              <w:rFonts w:ascii="Verdana" w:cs="Verdana" w:eastAsia="Verdana" w:hAnsi="Verdana"/>
              <w:sz w:val="24"/>
              <w:szCs w:val="24"/>
              <w:highlight w:val="yellow"/>
            </w:rPr>
          </w:rPrChange>
        </w:rPr>
      </w:pPr>
      <w:ins w:author="Pedro Vergara" w:id="3" w:date="2024-10-09T15:47:31Z">
        <w:r w:rsidDel="00000000" w:rsidR="00000000" w:rsidRPr="00000000">
          <w:rPr>
            <w:rFonts w:ascii="Verdana" w:cs="Verdana" w:eastAsia="Verdana" w:hAnsi="Verdana"/>
            <w:sz w:val="24"/>
            <w:szCs w:val="24"/>
            <w:highlight w:val="yellow"/>
            <w:rtl w:val="0"/>
            <w:rPrChange w:author="Pedro Vergara" w:id="4" w:date="2024-10-09T15:47:31Z">
              <w:rPr>
                <w:rFonts w:ascii="Verdana" w:cs="Verdana" w:eastAsia="Verdana" w:hAnsi="Verdana"/>
                <w:sz w:val="24"/>
                <w:szCs w:val="24"/>
                <w:highlight w:val="yellow"/>
              </w:rPr>
            </w:rPrChange>
          </w:rPr>
          <w:t xml:space="preserve">Esta es una pregunta que al leerla puede intimidarnos porque nos describen resultados de biopsia, ¿pero y si te dijera que la puedes contestar solo con técnicas de exámen?</w:t>
        </w:r>
      </w:ins>
    </w:p>
    <w:p w:rsidR="00000000" w:rsidDel="00000000" w:rsidP="00000000" w:rsidRDefault="00000000" w:rsidRPr="00000000" w14:paraId="00000069">
      <w:pPr>
        <w:spacing w:after="160" w:line="256.8" w:lineRule="auto"/>
        <w:jc w:val="both"/>
        <w:rPr>
          <w:ins w:author="Pedro Vergara" w:id="3" w:date="2024-10-09T15:47:31Z"/>
          <w:rFonts w:ascii="Verdana" w:cs="Verdana" w:eastAsia="Verdana" w:hAnsi="Verdana"/>
          <w:sz w:val="24"/>
          <w:szCs w:val="24"/>
          <w:highlight w:val="yellow"/>
          <w:rPrChange w:author="Pedro Vergara" w:id="4" w:date="2024-10-09T15:47:31Z">
            <w:rPr>
              <w:rFonts w:ascii="Verdana" w:cs="Verdana" w:eastAsia="Verdana" w:hAnsi="Verdana"/>
              <w:sz w:val="24"/>
              <w:szCs w:val="24"/>
              <w:highlight w:val="yellow"/>
            </w:rPr>
          </w:rPrChange>
        </w:rPr>
      </w:pPr>
      <w:ins w:author="Pedro Vergara" w:id="3" w:date="2024-10-09T15:47:31Z">
        <w:r w:rsidDel="00000000" w:rsidR="00000000" w:rsidRPr="00000000">
          <w:rPr>
            <w:rtl w:val="0"/>
          </w:rPr>
        </w:r>
      </w:ins>
    </w:p>
    <w:p w:rsidR="00000000" w:rsidDel="00000000" w:rsidP="00000000" w:rsidRDefault="00000000" w:rsidRPr="00000000" w14:paraId="0000006A">
      <w:pPr>
        <w:spacing w:after="160" w:line="256.8" w:lineRule="auto"/>
        <w:jc w:val="both"/>
        <w:rPr>
          <w:ins w:author="Pedro Vergara" w:id="3" w:date="2024-10-09T15:47:31Z"/>
          <w:rFonts w:ascii="Verdana" w:cs="Verdana" w:eastAsia="Verdana" w:hAnsi="Verdana"/>
          <w:sz w:val="24"/>
          <w:szCs w:val="24"/>
          <w:highlight w:val="yellow"/>
          <w:rPrChange w:author="Pedro Vergara" w:id="4" w:date="2024-10-09T15:47:31Z">
            <w:rPr>
              <w:rFonts w:ascii="Verdana" w:cs="Verdana" w:eastAsia="Verdana" w:hAnsi="Verdana"/>
              <w:sz w:val="24"/>
              <w:szCs w:val="24"/>
              <w:highlight w:val="yellow"/>
            </w:rPr>
          </w:rPrChange>
        </w:rPr>
      </w:pPr>
      <w:ins w:author="Pedro Vergara" w:id="3" w:date="2024-10-09T15:47:31Z">
        <w:r w:rsidDel="00000000" w:rsidR="00000000" w:rsidRPr="00000000">
          <w:rPr>
            <w:rFonts w:ascii="Verdana" w:cs="Verdana" w:eastAsia="Verdana" w:hAnsi="Verdana"/>
            <w:sz w:val="24"/>
            <w:szCs w:val="24"/>
            <w:highlight w:val="yellow"/>
            <w:rtl w:val="0"/>
            <w:rPrChange w:author="Pedro Vergara" w:id="4" w:date="2024-10-09T15:47:31Z">
              <w:rPr>
                <w:rFonts w:ascii="Verdana" w:cs="Verdana" w:eastAsia="Verdana" w:hAnsi="Verdana"/>
                <w:sz w:val="24"/>
                <w:szCs w:val="24"/>
                <w:highlight w:val="yellow"/>
              </w:rPr>
            </w:rPrChange>
          </w:rPr>
          <w:t xml:space="preserve">Nos hablan de paciente con reporte de biopsia renal y síndrome nefrótico, y nos piden la descripción que MENOS esperaría encontrar en la biopsia?</w:t>
        </w:r>
      </w:ins>
    </w:p>
    <w:p w:rsidR="00000000" w:rsidDel="00000000" w:rsidP="00000000" w:rsidRDefault="00000000" w:rsidRPr="00000000" w14:paraId="0000006B">
      <w:pPr>
        <w:spacing w:after="160" w:line="256.8" w:lineRule="auto"/>
        <w:jc w:val="both"/>
        <w:rPr>
          <w:ins w:author="Pedro Vergara" w:id="3" w:date="2024-10-09T15:47:31Z"/>
          <w:rFonts w:ascii="Verdana" w:cs="Verdana" w:eastAsia="Verdana" w:hAnsi="Verdana"/>
          <w:sz w:val="24"/>
          <w:szCs w:val="24"/>
          <w:highlight w:val="yellow"/>
          <w:rPrChange w:author="Pedro Vergara" w:id="4" w:date="2024-10-09T15:47:31Z">
            <w:rPr>
              <w:rFonts w:ascii="Verdana" w:cs="Verdana" w:eastAsia="Verdana" w:hAnsi="Verdana"/>
              <w:sz w:val="24"/>
              <w:szCs w:val="24"/>
              <w:highlight w:val="yellow"/>
            </w:rPr>
          </w:rPrChange>
        </w:rPr>
      </w:pPr>
      <w:ins w:author="Pedro Vergara" w:id="3" w:date="2024-10-09T15:47:31Z">
        <w:r w:rsidDel="00000000" w:rsidR="00000000" w:rsidRPr="00000000">
          <w:rPr>
            <w:rtl w:val="0"/>
          </w:rPr>
        </w:r>
      </w:ins>
    </w:p>
    <w:p w:rsidR="00000000" w:rsidDel="00000000" w:rsidP="00000000" w:rsidRDefault="00000000" w:rsidRPr="00000000" w14:paraId="0000006C">
      <w:pPr>
        <w:spacing w:after="160" w:line="256.8" w:lineRule="auto"/>
        <w:jc w:val="both"/>
        <w:rPr>
          <w:ins w:author="Pedro Vergara" w:id="3" w:date="2024-10-09T15:47:31Z"/>
          <w:rFonts w:ascii="Verdana" w:cs="Verdana" w:eastAsia="Verdana" w:hAnsi="Verdana"/>
          <w:sz w:val="24"/>
          <w:szCs w:val="24"/>
          <w:highlight w:val="yellow"/>
          <w:rPrChange w:author="Pedro Vergara" w:id="4" w:date="2024-10-09T15:47:31Z">
            <w:rPr>
              <w:rFonts w:ascii="Verdana" w:cs="Verdana" w:eastAsia="Verdana" w:hAnsi="Verdana"/>
              <w:sz w:val="24"/>
              <w:szCs w:val="24"/>
              <w:highlight w:val="yellow"/>
            </w:rPr>
          </w:rPrChange>
        </w:rPr>
      </w:pPr>
      <w:ins w:author="Pedro Vergara" w:id="3" w:date="2024-10-09T15:47:31Z">
        <w:r w:rsidDel="00000000" w:rsidR="00000000" w:rsidRPr="00000000">
          <w:rPr>
            <w:rFonts w:ascii="Verdana" w:cs="Verdana" w:eastAsia="Verdana" w:hAnsi="Verdana"/>
            <w:sz w:val="24"/>
            <w:szCs w:val="24"/>
            <w:highlight w:val="yellow"/>
            <w:rtl w:val="0"/>
            <w:rPrChange w:author="Pedro Vergara" w:id="4" w:date="2024-10-09T15:47:31Z">
              <w:rPr>
                <w:rFonts w:ascii="Verdana" w:cs="Verdana" w:eastAsia="Verdana" w:hAnsi="Verdana"/>
                <w:sz w:val="24"/>
                <w:szCs w:val="24"/>
                <w:highlight w:val="yellow"/>
              </w:rPr>
            </w:rPrChange>
          </w:rPr>
          <w:t xml:space="preserve">Si te fijas, todas las opciones a excepción de la C tienen la palabra glomerular. Esta es la técnica de la opción distinta, en donde veremos que todas las opciones a excepción de la correcta forman parte de un mismo grupo y que la opción diferente es la respuesta. Esta técnica de examen es útil cuando nos pidan escoger la opción falsa o como vemos en este caso, la menos probable.  </w:t>
        </w:r>
      </w:ins>
    </w:p>
    <w:p w:rsidR="00000000" w:rsidDel="00000000" w:rsidP="00000000" w:rsidRDefault="00000000" w:rsidRPr="00000000" w14:paraId="0000006D">
      <w:pPr>
        <w:spacing w:after="160" w:line="256.8" w:lineRule="auto"/>
        <w:jc w:val="both"/>
        <w:rPr>
          <w:ins w:author="Pedro Vergara" w:id="3" w:date="2024-10-09T15:47:31Z"/>
          <w:rFonts w:ascii="Verdana" w:cs="Verdana" w:eastAsia="Verdana" w:hAnsi="Verdana"/>
          <w:sz w:val="24"/>
          <w:szCs w:val="24"/>
          <w:highlight w:val="yellow"/>
          <w:rPrChange w:author="Pedro Vergara" w:id="4" w:date="2024-10-09T15:47:31Z">
            <w:rPr>
              <w:rFonts w:ascii="Verdana" w:cs="Verdana" w:eastAsia="Verdana" w:hAnsi="Verdana"/>
              <w:sz w:val="24"/>
              <w:szCs w:val="24"/>
              <w:highlight w:val="yellow"/>
            </w:rPr>
          </w:rPrChange>
        </w:rPr>
      </w:pPr>
      <w:ins w:author="Pedro Vergara" w:id="3" w:date="2024-10-09T15:47:31Z">
        <w:r w:rsidDel="00000000" w:rsidR="00000000" w:rsidRPr="00000000">
          <w:rPr>
            <w:rtl w:val="0"/>
          </w:rPr>
        </w:r>
      </w:ins>
    </w:p>
    <w:p w:rsidR="00000000" w:rsidDel="00000000" w:rsidP="00000000" w:rsidRDefault="00000000" w:rsidRPr="00000000" w14:paraId="0000006E">
      <w:pPr>
        <w:spacing w:after="160" w:line="256.8" w:lineRule="auto"/>
        <w:jc w:val="both"/>
        <w:rPr>
          <w:ins w:author="Pedro Vergara" w:id="3" w:date="2024-10-09T15:47:31Z"/>
          <w:rFonts w:ascii="Verdana" w:cs="Verdana" w:eastAsia="Verdana" w:hAnsi="Verdana"/>
          <w:sz w:val="24"/>
          <w:szCs w:val="24"/>
          <w:highlight w:val="yellow"/>
          <w:rPrChange w:author="Pedro Vergara" w:id="4" w:date="2024-10-09T15:47:31Z">
            <w:rPr>
              <w:rFonts w:ascii="Verdana" w:cs="Verdana" w:eastAsia="Verdana" w:hAnsi="Verdana"/>
              <w:sz w:val="24"/>
              <w:szCs w:val="24"/>
              <w:highlight w:val="yellow"/>
            </w:rPr>
          </w:rPrChange>
        </w:rPr>
      </w:pPr>
      <w:ins w:author="Pedro Vergara" w:id="3" w:date="2024-10-09T15:47:31Z">
        <w:r w:rsidDel="00000000" w:rsidR="00000000" w:rsidRPr="00000000">
          <w:rPr>
            <w:rFonts w:ascii="Verdana" w:cs="Verdana" w:eastAsia="Verdana" w:hAnsi="Verdana"/>
            <w:sz w:val="24"/>
            <w:szCs w:val="24"/>
            <w:highlight w:val="yellow"/>
            <w:rtl w:val="0"/>
            <w:rPrChange w:author="Pedro Vergara" w:id="4" w:date="2024-10-09T15:47:31Z">
              <w:rPr>
                <w:rFonts w:ascii="Verdana" w:cs="Verdana" w:eastAsia="Verdana" w:hAnsi="Verdana"/>
                <w:sz w:val="24"/>
                <w:szCs w:val="24"/>
                <w:highlight w:val="yellow"/>
              </w:rPr>
            </w:rPrChange>
          </w:rPr>
          <w:t xml:space="preserve">Ahora quiero mostrarte cómo puedes ahorrar tiempo en tu examen mediante la técnica del abordaje inverso. Miremos esta pregunta:</w:t>
        </w:r>
      </w:ins>
    </w:p>
    <w:p w:rsidR="00000000" w:rsidDel="00000000" w:rsidP="00000000" w:rsidRDefault="00000000" w:rsidRPr="00000000" w14:paraId="0000006F">
      <w:pPr>
        <w:jc w:val="both"/>
        <w:rPr>
          <w:ins w:author="Pedro Vergara" w:id="3" w:date="2024-10-09T15:47:31Z"/>
          <w:rFonts w:ascii="Verdana" w:cs="Verdana" w:eastAsia="Verdana" w:hAnsi="Verdana"/>
          <w:i w:val="1"/>
          <w:iCs w:val="1"/>
          <w:sz w:val="24"/>
          <w:szCs w:val="24"/>
          <w:highlight w:val="yellow"/>
          <w:u w:val="single"/>
          <w:rPrChange w:author="Pedro Vergara" w:id="4" w:date="2024-10-09T15:47:31Z">
            <w:rPr>
              <w:rFonts w:ascii="Verdana" w:cs="Verdana" w:eastAsia="Verdana" w:hAnsi="Verdana"/>
              <w:sz w:val="24"/>
              <w:szCs w:val="24"/>
              <w:highlight w:val="yellow"/>
            </w:rPr>
          </w:rPrChange>
        </w:rPr>
      </w:pPr>
      <w:ins w:author="Pedro Vergara" w:id="3" w:date="2024-10-09T15:47:31Z">
        <w:r w:rsidDel="00000000" w:rsidR="00000000" w:rsidRPr="00000000">
          <w:rPr>
            <w:rtl w:val="0"/>
          </w:rPr>
        </w:r>
      </w:ins>
    </w:p>
    <w:p w:rsidR="00000000" w:rsidDel="00000000" w:rsidP="00000000" w:rsidRDefault="00000000" w:rsidRPr="00000000" w14:paraId="00000070">
      <w:pPr>
        <w:jc w:val="both"/>
        <w:rPr>
          <w:ins w:author="Pedro Vergara" w:id="3" w:date="2024-10-09T15:47:31Z"/>
          <w:rFonts w:ascii="Verdana" w:cs="Verdana" w:eastAsia="Verdana" w:hAnsi="Verdana"/>
          <w:i w:val="1"/>
          <w:iCs w:val="1"/>
          <w:sz w:val="24"/>
          <w:szCs w:val="24"/>
          <w:highlight w:val="yellow"/>
          <w:u w:val="single"/>
          <w:rPrChange w:author="Pedro Vergara" w:id="4" w:date="2024-10-09T15:47:31Z">
            <w:rPr>
              <w:rFonts w:ascii="Verdana" w:cs="Verdana" w:eastAsia="Verdana" w:hAnsi="Verdana"/>
              <w:sz w:val="24"/>
              <w:szCs w:val="24"/>
              <w:highlight w:val="yellow"/>
            </w:rPr>
          </w:rPrChange>
        </w:rPr>
      </w:pPr>
      <w:ins w:author="Pedro Vergara" w:id="3" w:date="2024-10-09T15:47:31Z">
        <w:r w:rsidDel="00000000" w:rsidR="00000000" w:rsidRPr="00000000">
          <w:rPr>
            <w:rFonts w:ascii="Verdana" w:cs="Verdana" w:eastAsia="Verdana" w:hAnsi="Verdana"/>
            <w:i w:val="1"/>
            <w:iCs w:val="1"/>
            <w:sz w:val="24"/>
            <w:szCs w:val="24"/>
            <w:highlight w:val="yellow"/>
            <w:u w:val="single"/>
            <w:rtl w:val="0"/>
            <w:rPrChange w:author="Pedro Vergara" w:id="4" w:date="2024-10-09T15:47:31Z">
              <w:rPr>
                <w:rFonts w:ascii="Verdana" w:cs="Verdana" w:eastAsia="Verdana" w:hAnsi="Verdana"/>
                <w:sz w:val="24"/>
                <w:szCs w:val="24"/>
                <w:highlight w:val="yellow"/>
              </w:rPr>
            </w:rPrChange>
          </w:rPr>
          <w:t xml:space="preserve">y aqui va la segunda lección: las preguntas no se leen de arriba hacia abajo sino de abajo hacia arriba.</w:t>
        </w:r>
      </w:ins>
    </w:p>
    <w:p w:rsidR="00000000" w:rsidDel="00000000" w:rsidP="00000000" w:rsidRDefault="00000000" w:rsidRPr="00000000" w14:paraId="00000071">
      <w:pPr>
        <w:spacing w:after="160" w:line="256.8" w:lineRule="auto"/>
        <w:jc w:val="both"/>
        <w:rPr>
          <w:ins w:author="Pedro Vergara" w:id="3" w:date="2024-10-09T15:47:31Z"/>
          <w:rFonts w:ascii="Verdana" w:cs="Verdana" w:eastAsia="Verdana" w:hAnsi="Verdana"/>
          <w:sz w:val="24"/>
          <w:szCs w:val="24"/>
          <w:highlight w:val="yellow"/>
          <w:rPrChange w:author="Pedro Vergara" w:id="4" w:date="2024-10-09T15:47:31Z">
            <w:rPr>
              <w:rFonts w:ascii="Verdana" w:cs="Verdana" w:eastAsia="Verdana" w:hAnsi="Verdana"/>
              <w:sz w:val="24"/>
              <w:szCs w:val="24"/>
              <w:highlight w:val="yellow"/>
            </w:rPr>
          </w:rPrChange>
        </w:rPr>
      </w:pPr>
      <w:ins w:author="Pedro Vergara" w:id="3" w:date="2024-10-09T15:47:31Z">
        <w:r w:rsidDel="00000000" w:rsidR="00000000" w:rsidRPr="00000000">
          <w:rPr>
            <w:rtl w:val="0"/>
          </w:rPr>
        </w:r>
      </w:ins>
    </w:p>
    <w:p w:rsidR="00000000" w:rsidDel="00000000" w:rsidP="00000000" w:rsidRDefault="00000000" w:rsidRPr="00000000" w14:paraId="00000072">
      <w:pPr>
        <w:jc w:val="both"/>
        <w:rPr>
          <w:ins w:author="Pedro Vergara" w:id="3" w:date="2024-10-09T15:47:31Z"/>
          <w:rFonts w:ascii="Verdana" w:cs="Verdana" w:eastAsia="Verdana" w:hAnsi="Verdana"/>
          <w:sz w:val="24"/>
          <w:szCs w:val="24"/>
          <w:highlight w:val="yellow"/>
          <w:rPrChange w:author="Pedro Vergara" w:id="4" w:date="2024-10-09T15:47:31Z">
            <w:rPr>
              <w:rFonts w:ascii="Verdana" w:cs="Verdana" w:eastAsia="Verdana" w:hAnsi="Verdana"/>
              <w:sz w:val="24"/>
              <w:szCs w:val="24"/>
              <w:highlight w:val="yellow"/>
            </w:rPr>
          </w:rPrChange>
        </w:rPr>
      </w:pPr>
      <w:ins w:author="Pedro Vergara" w:id="3" w:date="2024-10-09T15:47:31Z">
        <w:r w:rsidDel="00000000" w:rsidR="00000000" w:rsidRPr="00000000">
          <w:rPr>
            <w:rFonts w:ascii="Verdana" w:cs="Verdana" w:eastAsia="Verdana" w:hAnsi="Verdana"/>
            <w:sz w:val="24"/>
            <w:szCs w:val="24"/>
            <w:highlight w:val="yellow"/>
            <w:rtl w:val="0"/>
            <w:rPrChange w:author="Pedro Vergara" w:id="4" w:date="2024-10-09T15:47:31Z">
              <w:rPr>
                <w:rFonts w:ascii="Verdana" w:cs="Verdana" w:eastAsia="Verdana" w:hAnsi="Verdana"/>
                <w:sz w:val="24"/>
                <w:szCs w:val="24"/>
                <w:highlight w:val="yellow"/>
              </w:rPr>
            </w:rPrChange>
          </w:rPr>
          <w:t xml:space="preserve">Es decir, en la universidad te enseñaron que debes leer el enunciado desde arriba y luego mirar las opciones para ver las correctas, pero si comienzas por la la última parte del enunciado que contiene la verdadera pregunta y luego miras las opciones, podemos inferir que se trata de una pregunta sobre ACV isquémico. buscamos nuestro conocimiento de está patología y después sólo debes ir al enunciado para encontrar esos datos claves que destaque alguna opción como la respuesta. Esto se conoce como la técnica del abordaje inverso y nos permite ahorrar tiempo con esas preguntas llenas de enunciados distractores.</w:t>
        </w:r>
      </w:ins>
    </w:p>
    <w:p w:rsidR="00000000" w:rsidDel="00000000" w:rsidP="00000000" w:rsidRDefault="00000000" w:rsidRPr="00000000" w14:paraId="00000073">
      <w:pPr>
        <w:jc w:val="both"/>
        <w:rPr>
          <w:ins w:author="Pedro Vergara" w:id="3" w:date="2024-10-09T15:47:31Z"/>
          <w:rFonts w:ascii="Verdana" w:cs="Verdana" w:eastAsia="Verdana" w:hAnsi="Verdana"/>
          <w:sz w:val="24"/>
          <w:szCs w:val="24"/>
          <w:highlight w:val="yellow"/>
          <w:rPrChange w:author="Pedro Vergara" w:id="4" w:date="2024-10-09T15:47:31Z">
            <w:rPr>
              <w:rFonts w:ascii="Verdana" w:cs="Verdana" w:eastAsia="Verdana" w:hAnsi="Verdana"/>
              <w:sz w:val="24"/>
              <w:szCs w:val="24"/>
              <w:highlight w:val="yellow"/>
            </w:rPr>
          </w:rPrChange>
        </w:rPr>
      </w:pPr>
      <w:ins w:author="Pedro Vergara" w:id="3" w:date="2024-10-09T15:47:31Z">
        <w:r w:rsidDel="00000000" w:rsidR="00000000" w:rsidRPr="00000000">
          <w:rPr>
            <w:rtl w:val="0"/>
          </w:rPr>
        </w:r>
      </w:ins>
    </w:p>
    <w:p w:rsidR="00000000" w:rsidDel="00000000" w:rsidP="00000000" w:rsidRDefault="00000000" w:rsidRPr="00000000" w14:paraId="00000074">
      <w:pPr>
        <w:jc w:val="both"/>
        <w:rPr>
          <w:ins w:author="Pedro Vergara" w:id="3" w:date="2024-10-09T15:47:31Z"/>
          <w:rFonts w:ascii="Verdana" w:cs="Verdana" w:eastAsia="Verdana" w:hAnsi="Verdana"/>
          <w:sz w:val="24"/>
          <w:szCs w:val="24"/>
          <w:highlight w:val="yellow"/>
          <w:rPrChange w:author="Pedro Vergara" w:id="4" w:date="2024-10-09T15:47:31Z">
            <w:rPr>
              <w:rFonts w:ascii="Verdana" w:cs="Verdana" w:eastAsia="Verdana" w:hAnsi="Verdana"/>
              <w:sz w:val="24"/>
              <w:szCs w:val="24"/>
              <w:highlight w:val="yellow"/>
            </w:rPr>
          </w:rPrChange>
        </w:rPr>
      </w:pPr>
      <w:ins w:author="Pedro Vergara" w:id="3" w:date="2024-10-09T15:47:31Z">
        <w:r w:rsidDel="00000000" w:rsidR="00000000" w:rsidRPr="00000000">
          <w:rPr>
            <w:rFonts w:ascii="Verdana" w:cs="Verdana" w:eastAsia="Verdana" w:hAnsi="Verdana"/>
            <w:sz w:val="24"/>
            <w:szCs w:val="24"/>
            <w:highlight w:val="yellow"/>
            <w:rtl w:val="0"/>
            <w:rPrChange w:author="Pedro Vergara" w:id="4" w:date="2024-10-09T15:47:31Z">
              <w:rPr>
                <w:rFonts w:ascii="Verdana" w:cs="Verdana" w:eastAsia="Verdana" w:hAnsi="Verdana"/>
                <w:sz w:val="24"/>
                <w:szCs w:val="24"/>
                <w:highlight w:val="yellow"/>
              </w:rPr>
            </w:rPrChange>
          </w:rPr>
          <w:t xml:space="preserve">Pero aquí no termina todo lo que puedo enseñarte con está pregunta: si analizas, las opciones C y D son opuestas, así que por lógica no pueden ser verdaderas al mismo tiempo por lo que la respuesta debe ser alguna de las dos, ahora sólo debes evaluar en el enunciado que datos te van a permitir escoger entre estas dos opciones que en este caso la respuesta es la opción D. Como ves, puedes ahorrar aún más tiempo si combinas el abordaje inverso y técnicas de examen junto con un conocimiento sólido de las enfermedades que siempre preguntan.. </w:t>
        </w:r>
      </w:ins>
    </w:p>
    <w:p w:rsidR="00000000" w:rsidDel="00000000" w:rsidP="00000000" w:rsidRDefault="00000000" w:rsidRPr="00000000" w14:paraId="00000075">
      <w:pPr>
        <w:jc w:val="both"/>
        <w:rPr>
          <w:ins w:author="Pedro Vergara" w:id="3" w:date="2024-10-09T15:47:31Z"/>
          <w:rFonts w:ascii="Verdana" w:cs="Verdana" w:eastAsia="Verdana" w:hAnsi="Verdana"/>
          <w:sz w:val="24"/>
          <w:szCs w:val="24"/>
          <w:highlight w:val="yellow"/>
          <w:rPrChange w:author="Pedro Vergara" w:id="4" w:date="2024-10-09T15:47:31Z">
            <w:rPr>
              <w:rFonts w:ascii="Verdana" w:cs="Verdana" w:eastAsia="Verdana" w:hAnsi="Verdana"/>
              <w:sz w:val="24"/>
              <w:szCs w:val="24"/>
              <w:highlight w:val="yellow"/>
            </w:rPr>
          </w:rPrChange>
        </w:rPr>
      </w:pPr>
      <w:ins w:author="Pedro Vergara" w:id="3" w:date="2024-10-09T15:47:31Z">
        <w:r w:rsidDel="00000000" w:rsidR="00000000" w:rsidRPr="00000000">
          <w:rPr>
            <w:rtl w:val="0"/>
          </w:rPr>
        </w:r>
      </w:ins>
    </w:p>
    <w:p w:rsidR="00000000" w:rsidDel="00000000" w:rsidP="00000000" w:rsidRDefault="00000000" w:rsidRPr="00000000" w14:paraId="00000076">
      <w:pPr>
        <w:jc w:val="both"/>
        <w:rPr>
          <w:ins w:author="Pedro Vergara" w:id="3" w:date="2024-10-09T15:47:31Z"/>
          <w:rFonts w:ascii="Verdana" w:cs="Verdana" w:eastAsia="Verdana" w:hAnsi="Verdana"/>
          <w:sz w:val="24"/>
          <w:szCs w:val="24"/>
          <w:highlight w:val="yellow"/>
          <w:rPrChange w:author="Pedro Vergara" w:id="4" w:date="2024-10-09T15:47:31Z">
            <w:rPr>
              <w:rFonts w:ascii="Verdana" w:cs="Verdana" w:eastAsia="Verdana" w:hAnsi="Verdana"/>
              <w:sz w:val="24"/>
              <w:szCs w:val="24"/>
              <w:highlight w:val="yellow"/>
            </w:rPr>
          </w:rPrChange>
        </w:rPr>
      </w:pPr>
      <w:ins w:author="Pedro Vergara" w:id="3" w:date="2024-10-09T15:47:31Z">
        <w:r w:rsidDel="00000000" w:rsidR="00000000" w:rsidRPr="00000000">
          <w:rPr>
            <w:rFonts w:ascii="Verdana" w:cs="Verdana" w:eastAsia="Verdana" w:hAnsi="Verdana"/>
            <w:sz w:val="24"/>
            <w:szCs w:val="24"/>
            <w:highlight w:val="yellow"/>
            <w:rtl w:val="0"/>
            <w:rPrChange w:author="Pedro Vergara" w:id="4" w:date="2024-10-09T15:47:31Z">
              <w:rPr>
                <w:rFonts w:ascii="Verdana" w:cs="Verdana" w:eastAsia="Verdana" w:hAnsi="Verdana"/>
                <w:sz w:val="24"/>
                <w:szCs w:val="24"/>
                <w:highlight w:val="yellow"/>
              </w:rPr>
            </w:rPrChange>
          </w:rPr>
          <w:t xml:space="preserve">NUESTRO ENFOQUE PRÁCTICO Y CONCISO puede marcar la diferencia en tu preparación. Sin embargo, HAY MUCHO MÁS de nuestro programa. Si tienes alguna pregunta o quieres conocer sobre cómo podemos ayudarte personalmente, escribe “AGENDA” en el chat de WhatsApp y programaremos una llamada en donde resolveremos tus dudas y te mostraremos cómo en 90 días puedes alcanzar tu sueño de ser residente. </w:t>
        </w:r>
      </w:ins>
    </w:p>
    <w:p w:rsidR="00000000" w:rsidDel="00000000" w:rsidP="00000000" w:rsidRDefault="00000000" w:rsidRPr="00000000" w14:paraId="00000077">
      <w:pPr>
        <w:jc w:val="both"/>
        <w:rPr>
          <w:ins w:author="Pedro Vergara" w:id="3" w:date="2024-10-09T15:47:31Z"/>
          <w:rFonts w:ascii="Verdana" w:cs="Verdana" w:eastAsia="Verdana" w:hAnsi="Verdana"/>
          <w:sz w:val="24"/>
          <w:szCs w:val="24"/>
          <w:highlight w:val="yellow"/>
          <w:rPrChange w:author="Pedro Vergara" w:id="4" w:date="2024-10-09T15:47:31Z">
            <w:rPr>
              <w:rFonts w:ascii="Verdana" w:cs="Verdana" w:eastAsia="Verdana" w:hAnsi="Verdana"/>
              <w:sz w:val="24"/>
              <w:szCs w:val="24"/>
              <w:highlight w:val="yellow"/>
            </w:rPr>
          </w:rPrChange>
        </w:rPr>
      </w:pPr>
      <w:ins w:author="Pedro Vergara" w:id="3" w:date="2024-10-09T15:47:31Z">
        <w:r w:rsidDel="00000000" w:rsidR="00000000" w:rsidRPr="00000000">
          <w:rPr>
            <w:rtl w:val="0"/>
          </w:rPr>
        </w:r>
      </w:ins>
    </w:p>
    <w:p w:rsidR="00000000" w:rsidDel="00000000" w:rsidP="00000000" w:rsidRDefault="00000000" w:rsidRPr="00000000" w14:paraId="00000078">
      <w:pPr>
        <w:jc w:val="both"/>
        <w:rPr>
          <w:ins w:author="Pedro Vergara" w:id="3" w:date="2024-10-09T15:47:31Z"/>
          <w:rFonts w:ascii="Verdana" w:cs="Verdana" w:eastAsia="Verdana" w:hAnsi="Verdana"/>
          <w:sz w:val="24"/>
          <w:szCs w:val="24"/>
          <w:highlight w:val="yellow"/>
          <w:rPrChange w:author="Pedro Vergara" w:id="4" w:date="2024-10-09T15:47:31Z">
            <w:rPr>
              <w:rFonts w:ascii="Verdana" w:cs="Verdana" w:eastAsia="Verdana" w:hAnsi="Verdana"/>
              <w:sz w:val="24"/>
              <w:szCs w:val="24"/>
              <w:highlight w:val="yellow"/>
            </w:rPr>
          </w:rPrChange>
        </w:rPr>
      </w:pPr>
      <w:ins w:author="Pedro Vergara" w:id="3" w:date="2024-10-09T15:47:31Z">
        <w:r w:rsidDel="00000000" w:rsidR="00000000" w:rsidRPr="00000000">
          <w:rPr>
            <w:rtl w:val="0"/>
          </w:rPr>
        </w:r>
      </w:ins>
    </w:p>
    <w:p w:rsidR="00000000" w:rsidDel="00000000" w:rsidP="00000000" w:rsidRDefault="00000000" w:rsidRPr="00000000" w14:paraId="00000079">
      <w:pPr>
        <w:jc w:val="both"/>
        <w:rPr>
          <w:ins w:author="Pedro Vergara" w:id="3" w:date="2024-10-09T15:47:31Z"/>
          <w:rFonts w:ascii="Verdana" w:cs="Verdana" w:eastAsia="Verdana" w:hAnsi="Verdana"/>
          <w:i w:val="1"/>
          <w:iCs w:val="1"/>
          <w:sz w:val="24"/>
          <w:szCs w:val="24"/>
          <w:highlight w:val="yellow"/>
          <w:u w:val="single"/>
          <w:rPrChange w:author="Pedro Vergara" w:id="4" w:date="2024-10-09T15:47:31Z">
            <w:rPr>
              <w:rFonts w:ascii="Verdana" w:cs="Verdana" w:eastAsia="Verdana" w:hAnsi="Verdana"/>
              <w:sz w:val="24"/>
              <w:szCs w:val="24"/>
              <w:highlight w:val="yellow"/>
            </w:rPr>
          </w:rPrChange>
        </w:rPr>
      </w:pPr>
      <w:ins w:author="Pedro Vergara" w:id="3" w:date="2024-10-09T15:47:31Z">
        <w:r w:rsidDel="00000000" w:rsidR="00000000" w:rsidRPr="00000000">
          <w:rPr>
            <w:rFonts w:ascii="Verdana" w:cs="Verdana" w:eastAsia="Verdana" w:hAnsi="Verdana"/>
            <w:i w:val="1"/>
            <w:iCs w:val="1"/>
            <w:sz w:val="24"/>
            <w:szCs w:val="24"/>
            <w:highlight w:val="yellow"/>
            <w:u w:val="single"/>
            <w:rtl w:val="0"/>
            <w:rPrChange w:author="Pedro Vergara" w:id="4" w:date="2024-10-09T15:47:31Z">
              <w:rPr>
                <w:rFonts w:ascii="Verdana" w:cs="Verdana" w:eastAsia="Verdana" w:hAnsi="Verdana"/>
                <w:sz w:val="24"/>
                <w:szCs w:val="24"/>
                <w:highlight w:val="yellow"/>
              </w:rPr>
            </w:rPrChange>
          </w:rPr>
          <w:t xml:space="preserve">Pregunta que va en el intro</w:t>
        </w:r>
      </w:ins>
    </w:p>
    <w:p w:rsidR="00000000" w:rsidDel="00000000" w:rsidP="00000000" w:rsidRDefault="00000000" w:rsidRPr="00000000" w14:paraId="0000007A">
      <w:pPr>
        <w:jc w:val="both"/>
        <w:rPr>
          <w:ins w:author="Pedro Vergara" w:id="3" w:date="2024-10-09T15:47:31Z"/>
          <w:rFonts w:ascii="Verdana" w:cs="Verdana" w:eastAsia="Verdana" w:hAnsi="Verdana"/>
          <w:sz w:val="24"/>
          <w:szCs w:val="24"/>
          <w:highlight w:val="yellow"/>
          <w:rPrChange w:author="Pedro Vergara" w:id="4" w:date="2024-10-09T15:47:31Z">
            <w:rPr>
              <w:rFonts w:ascii="Verdana" w:cs="Verdana" w:eastAsia="Verdana" w:hAnsi="Verdana"/>
              <w:sz w:val="24"/>
              <w:szCs w:val="24"/>
              <w:highlight w:val="yellow"/>
            </w:rPr>
          </w:rPrChange>
        </w:rPr>
      </w:pPr>
      <w:ins w:author="Pedro Vergara" w:id="3" w:date="2024-10-09T15:47:31Z">
        <w:r w:rsidDel="00000000" w:rsidR="00000000" w:rsidRPr="00000000">
          <w:rPr>
            <w:rtl w:val="0"/>
          </w:rPr>
        </w:r>
      </w:ins>
    </w:p>
    <w:p w:rsidR="00000000" w:rsidDel="00000000" w:rsidP="00000000" w:rsidRDefault="00000000" w:rsidRPr="00000000" w14:paraId="0000007B">
      <w:pPr>
        <w:spacing w:after="160" w:line="256.8" w:lineRule="auto"/>
        <w:jc w:val="both"/>
        <w:rPr>
          <w:ins w:author="Pedro Vergara" w:id="3" w:date="2024-10-09T15:47:31Z"/>
          <w:rFonts w:ascii="Verdana" w:cs="Verdana" w:eastAsia="Verdana" w:hAnsi="Verdana"/>
          <w:sz w:val="24"/>
          <w:szCs w:val="24"/>
          <w:highlight w:val="yellow"/>
          <w:rPrChange w:author="Pedro Vergara" w:id="4" w:date="2024-10-09T15:47:31Z">
            <w:rPr>
              <w:rFonts w:ascii="Verdana" w:cs="Verdana" w:eastAsia="Verdana" w:hAnsi="Verdana"/>
              <w:sz w:val="24"/>
              <w:szCs w:val="24"/>
              <w:highlight w:val="yellow"/>
            </w:rPr>
          </w:rPrChange>
        </w:rPr>
      </w:pPr>
      <w:ins w:author="Pedro Vergara" w:id="3" w:date="2024-10-09T15:47:31Z">
        <w:r w:rsidDel="00000000" w:rsidR="00000000" w:rsidRPr="00000000">
          <w:rPr>
            <w:rFonts w:ascii="Verdana" w:cs="Verdana" w:eastAsia="Verdana" w:hAnsi="Verdana"/>
            <w:sz w:val="24"/>
            <w:szCs w:val="24"/>
            <w:highlight w:val="yellow"/>
            <w:rtl w:val="0"/>
            <w:rPrChange w:author="Pedro Vergara" w:id="4" w:date="2024-10-09T15:47:31Z">
              <w:rPr>
                <w:rFonts w:ascii="Verdana" w:cs="Verdana" w:eastAsia="Verdana" w:hAnsi="Verdana"/>
                <w:sz w:val="24"/>
                <w:szCs w:val="24"/>
                <w:highlight w:val="yellow"/>
              </w:rPr>
            </w:rPrChange>
          </w:rPr>
          <w:t xml:space="preserve">Masculino de 68 años, diabético manejado con insulinas, y con fibrilación auricular valvular, anticoagulado con Warfarina en dosis de 5 mg vía oral todos los días, quien es llevado a urgencias por familiares al presentar disartria, desviación de comisura labial hacia la derecha y hemiplejía izquierda de 2 horas de evolución. A la valoración física se confirman estos síntomas además de hipoestesia y hemi-inatención. Se realiza TAC de cráneo el cual es normal. La glucometría de ingreso es de 100 mg/dl, con signos vitales: FC 120X’, FR 20X’, TA 145/77 mmHg y SaO2 98%. El ECG muestra fibrilación auricular conocida. ¿Cuál es la mejor conducta a tomar a continuación?</w:t>
        </w:r>
      </w:ins>
    </w:p>
    <w:p w:rsidR="00000000" w:rsidDel="00000000" w:rsidP="00000000" w:rsidRDefault="00000000" w:rsidRPr="00000000" w14:paraId="0000007C">
      <w:pPr>
        <w:spacing w:after="160" w:line="256.8" w:lineRule="auto"/>
        <w:jc w:val="both"/>
        <w:rPr>
          <w:ins w:author="Pedro Vergara" w:id="3" w:date="2024-10-09T15:47:31Z"/>
          <w:rFonts w:ascii="Verdana" w:cs="Verdana" w:eastAsia="Verdana" w:hAnsi="Verdana"/>
          <w:sz w:val="24"/>
          <w:szCs w:val="24"/>
          <w:highlight w:val="yellow"/>
          <w:rPrChange w:author="Pedro Vergara" w:id="4" w:date="2024-10-09T15:47:31Z">
            <w:rPr>
              <w:rFonts w:ascii="Verdana" w:cs="Verdana" w:eastAsia="Verdana" w:hAnsi="Verdana"/>
              <w:sz w:val="24"/>
              <w:szCs w:val="24"/>
              <w:highlight w:val="yellow"/>
            </w:rPr>
          </w:rPrChange>
        </w:rPr>
      </w:pPr>
      <w:ins w:author="Pedro Vergara" w:id="3" w:date="2024-10-09T15:47:31Z">
        <w:r w:rsidDel="00000000" w:rsidR="00000000" w:rsidRPr="00000000">
          <w:rPr>
            <w:rtl w:val="0"/>
          </w:rPr>
        </w:r>
      </w:ins>
    </w:p>
    <w:p w:rsidR="00000000" w:rsidDel="00000000" w:rsidP="00000000" w:rsidRDefault="00000000" w:rsidRPr="00000000" w14:paraId="0000007D">
      <w:pPr>
        <w:spacing w:line="256.8" w:lineRule="auto"/>
        <w:ind w:left="20" w:firstLine="0"/>
        <w:jc w:val="both"/>
        <w:rPr>
          <w:ins w:author="Pedro Vergara" w:id="3" w:date="2024-10-09T15:47:31Z"/>
          <w:rFonts w:ascii="Verdana" w:cs="Verdana" w:eastAsia="Verdana" w:hAnsi="Verdana"/>
          <w:sz w:val="24"/>
          <w:szCs w:val="24"/>
          <w:highlight w:val="yellow"/>
          <w:rPrChange w:author="Pedro Vergara" w:id="4" w:date="2024-10-09T15:47:31Z">
            <w:rPr>
              <w:rFonts w:ascii="Verdana" w:cs="Verdana" w:eastAsia="Verdana" w:hAnsi="Verdana"/>
              <w:sz w:val="24"/>
              <w:szCs w:val="24"/>
              <w:highlight w:val="yellow"/>
            </w:rPr>
          </w:rPrChange>
        </w:rPr>
      </w:pPr>
      <w:ins w:author="Pedro Vergara" w:id="3" w:date="2024-10-09T15:47:31Z">
        <w:r w:rsidDel="00000000" w:rsidR="00000000" w:rsidRPr="00000000">
          <w:rPr>
            <w:rFonts w:ascii="Verdana" w:cs="Verdana" w:eastAsia="Verdana" w:hAnsi="Verdana"/>
            <w:sz w:val="24"/>
            <w:szCs w:val="24"/>
            <w:highlight w:val="yellow"/>
            <w:rtl w:val="0"/>
            <w:rPrChange w:author="Pedro Vergara" w:id="4" w:date="2024-10-09T15:47:31Z">
              <w:rPr>
                <w:rFonts w:ascii="Verdana" w:cs="Verdana" w:eastAsia="Verdana" w:hAnsi="Verdana"/>
                <w:sz w:val="24"/>
                <w:szCs w:val="24"/>
                <w:highlight w:val="yellow"/>
              </w:rPr>
            </w:rPrChange>
          </w:rPr>
          <w:t xml:space="preserve">A. Cardiovertir a ritmo sinusal por inestabilidad.</w:t>
        </w:r>
      </w:ins>
    </w:p>
    <w:p w:rsidR="00000000" w:rsidDel="00000000" w:rsidP="00000000" w:rsidRDefault="00000000" w:rsidRPr="00000000" w14:paraId="0000007E">
      <w:pPr>
        <w:spacing w:line="256.8" w:lineRule="auto"/>
        <w:ind w:left="20" w:firstLine="0"/>
        <w:jc w:val="both"/>
        <w:rPr>
          <w:ins w:author="Pedro Vergara" w:id="3" w:date="2024-10-09T15:47:31Z"/>
          <w:rFonts w:ascii="Verdana" w:cs="Verdana" w:eastAsia="Verdana" w:hAnsi="Verdana"/>
          <w:sz w:val="24"/>
          <w:szCs w:val="24"/>
          <w:highlight w:val="yellow"/>
          <w:rPrChange w:author="Pedro Vergara" w:id="4" w:date="2024-10-09T15:47:31Z">
            <w:rPr>
              <w:rFonts w:ascii="Verdana" w:cs="Verdana" w:eastAsia="Verdana" w:hAnsi="Verdana"/>
              <w:sz w:val="24"/>
              <w:szCs w:val="24"/>
              <w:highlight w:val="yellow"/>
            </w:rPr>
          </w:rPrChange>
        </w:rPr>
      </w:pPr>
      <w:ins w:author="Pedro Vergara" w:id="3" w:date="2024-10-09T15:47:31Z">
        <w:r w:rsidDel="00000000" w:rsidR="00000000" w:rsidRPr="00000000">
          <w:rPr>
            <w:rFonts w:ascii="Verdana" w:cs="Verdana" w:eastAsia="Verdana" w:hAnsi="Verdana"/>
            <w:sz w:val="24"/>
            <w:szCs w:val="24"/>
            <w:highlight w:val="yellow"/>
            <w:rtl w:val="0"/>
            <w:rPrChange w:author="Pedro Vergara" w:id="4" w:date="2024-10-09T15:47:31Z">
              <w:rPr>
                <w:rFonts w:ascii="Verdana" w:cs="Verdana" w:eastAsia="Verdana" w:hAnsi="Verdana"/>
                <w:sz w:val="24"/>
                <w:szCs w:val="24"/>
                <w:highlight w:val="yellow"/>
              </w:rPr>
            </w:rPrChange>
          </w:rPr>
          <w:t xml:space="preserve">B. Solicitar angiotomografía para evaluar si es candidato a trombectomía mecánica.</w:t>
        </w:r>
      </w:ins>
    </w:p>
    <w:p w:rsidR="00000000" w:rsidDel="00000000" w:rsidP="00000000" w:rsidRDefault="00000000" w:rsidRPr="00000000" w14:paraId="0000007F">
      <w:pPr>
        <w:spacing w:line="256.8" w:lineRule="auto"/>
        <w:ind w:left="20" w:firstLine="0"/>
        <w:jc w:val="both"/>
        <w:rPr>
          <w:ins w:author="Pedro Vergara" w:id="3" w:date="2024-10-09T15:47:31Z"/>
          <w:rFonts w:ascii="Verdana" w:cs="Verdana" w:eastAsia="Verdana" w:hAnsi="Verdana"/>
          <w:sz w:val="24"/>
          <w:szCs w:val="24"/>
          <w:highlight w:val="yellow"/>
          <w:rPrChange w:author="Pedro Vergara" w:id="4" w:date="2024-10-09T15:47:31Z">
            <w:rPr>
              <w:rFonts w:ascii="Verdana" w:cs="Verdana" w:eastAsia="Verdana" w:hAnsi="Verdana"/>
              <w:sz w:val="24"/>
              <w:szCs w:val="24"/>
              <w:highlight w:val="yellow"/>
            </w:rPr>
          </w:rPrChange>
        </w:rPr>
      </w:pPr>
      <w:ins w:author="Pedro Vergara" w:id="3" w:date="2024-10-09T15:47:31Z">
        <w:r w:rsidDel="00000000" w:rsidR="00000000" w:rsidRPr="00000000">
          <w:rPr>
            <w:rFonts w:ascii="Verdana" w:cs="Verdana" w:eastAsia="Verdana" w:hAnsi="Verdana"/>
            <w:sz w:val="24"/>
            <w:szCs w:val="24"/>
            <w:highlight w:val="yellow"/>
            <w:rtl w:val="0"/>
            <w:rPrChange w:author="Pedro Vergara" w:id="4" w:date="2024-10-09T15:47:31Z">
              <w:rPr>
                <w:rFonts w:ascii="Verdana" w:cs="Verdana" w:eastAsia="Verdana" w:hAnsi="Verdana"/>
                <w:sz w:val="24"/>
                <w:szCs w:val="24"/>
                <w:highlight w:val="yellow"/>
              </w:rPr>
            </w:rPrChange>
          </w:rPr>
          <w:t xml:space="preserve">C. Por el tiempo de evolución y reporte del TAC, iniciar fibrinolisis.</w:t>
        </w:r>
      </w:ins>
    </w:p>
    <w:p w:rsidR="00000000" w:rsidDel="00000000" w:rsidP="00000000" w:rsidRDefault="00000000" w:rsidRPr="00000000" w14:paraId="00000080">
      <w:pPr>
        <w:spacing w:line="256.8" w:lineRule="auto"/>
        <w:ind w:left="20" w:firstLine="0"/>
        <w:jc w:val="both"/>
        <w:rPr>
          <w:ins w:author="Pedro Vergara" w:id="3" w:date="2024-10-09T15:47:31Z"/>
          <w:rFonts w:ascii="Verdana" w:cs="Verdana" w:eastAsia="Verdana" w:hAnsi="Verdana"/>
          <w:sz w:val="24"/>
          <w:szCs w:val="24"/>
          <w:highlight w:val="yellow"/>
          <w:rPrChange w:author="Pedro Vergara" w:id="4" w:date="2024-10-09T15:47:31Z">
            <w:rPr>
              <w:rFonts w:ascii="Verdana" w:cs="Verdana" w:eastAsia="Verdana" w:hAnsi="Verdana"/>
              <w:sz w:val="24"/>
              <w:szCs w:val="24"/>
              <w:highlight w:val="yellow"/>
            </w:rPr>
          </w:rPrChange>
        </w:rPr>
      </w:pPr>
      <w:ins w:author="Pedro Vergara" w:id="3" w:date="2024-10-09T15:47:31Z">
        <w:r w:rsidDel="00000000" w:rsidR="00000000" w:rsidRPr="00000000">
          <w:rPr>
            <w:rFonts w:ascii="Verdana" w:cs="Verdana" w:eastAsia="Verdana" w:hAnsi="Verdana"/>
            <w:sz w:val="24"/>
            <w:szCs w:val="24"/>
            <w:highlight w:val="yellow"/>
            <w:rtl w:val="0"/>
            <w:rPrChange w:author="Pedro Vergara" w:id="4" w:date="2024-10-09T15:47:31Z">
              <w:rPr>
                <w:rFonts w:ascii="Verdana" w:cs="Verdana" w:eastAsia="Verdana" w:hAnsi="Verdana"/>
                <w:sz w:val="24"/>
                <w:szCs w:val="24"/>
                <w:highlight w:val="yellow"/>
              </w:rPr>
            </w:rPrChange>
          </w:rPr>
          <w:t xml:space="preserve">D. Solicitar INR y dependiendo del reporte definir la fibrinolisis.</w:t>
        </w:r>
      </w:ins>
    </w:p>
    <w:p w:rsidR="00000000" w:rsidDel="00000000" w:rsidP="00000000" w:rsidRDefault="00000000" w:rsidRPr="00000000" w14:paraId="00000081">
      <w:pPr>
        <w:spacing w:line="256.8" w:lineRule="auto"/>
        <w:ind w:left="20" w:firstLine="0"/>
        <w:jc w:val="both"/>
        <w:rPr>
          <w:rFonts w:ascii="Verdana" w:cs="Verdana" w:eastAsia="Verdana" w:hAnsi="Verdana"/>
          <w:sz w:val="24"/>
          <w:szCs w:val="24"/>
          <w:highlight w:val="yellow"/>
        </w:rPr>
      </w:pPr>
      <w:ins w:author="Pedro Vergara" w:id="3" w:date="2024-10-09T15:47:31Z">
        <w:r w:rsidDel="00000000" w:rsidR="00000000" w:rsidRPr="00000000">
          <w:rPr>
            <w:rFonts w:ascii="Verdana" w:cs="Verdana" w:eastAsia="Verdana" w:hAnsi="Verdana"/>
            <w:sz w:val="24"/>
            <w:szCs w:val="24"/>
            <w:highlight w:val="yellow"/>
            <w:rtl w:val="0"/>
            <w:rPrChange w:author="Pedro Vergara" w:id="4" w:date="2024-10-09T15:47:31Z">
              <w:rPr>
                <w:rFonts w:ascii="Verdana" w:cs="Verdana" w:eastAsia="Verdana" w:hAnsi="Verdana"/>
                <w:sz w:val="24"/>
                <w:szCs w:val="24"/>
                <w:highlight w:val="yellow"/>
              </w:rPr>
            </w:rPrChange>
          </w:rPr>
          <w:t xml:space="preserve">E. Controlar la presión con labetalol.</w:t>
        </w:r>
      </w:ins>
      <w:r w:rsidDel="00000000" w:rsidR="00000000" w:rsidRPr="00000000">
        <w:rPr>
          <w:rtl w:val="0"/>
        </w:rPr>
      </w:r>
    </w:p>
    <w:p w:rsidR="00000000" w:rsidDel="00000000" w:rsidP="00000000" w:rsidRDefault="00000000" w:rsidRPr="00000000" w14:paraId="00000082">
      <w:pPr>
        <w:spacing w:line="256.8" w:lineRule="auto"/>
        <w:ind w:left="20" w:firstLine="0"/>
        <w:jc w:val="both"/>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083">
      <w:pPr>
        <w:spacing w:line="256.8" w:lineRule="auto"/>
        <w:ind w:left="20" w:firstLine="0"/>
        <w:jc w:val="both"/>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084">
      <w:pPr>
        <w:pStyle w:val="Heading1"/>
        <w:rPr>
          <w:rFonts w:ascii="Verdana" w:cs="Verdana" w:eastAsia="Verdana" w:hAnsi="Verdana"/>
          <w:b w:val="1"/>
          <w:bCs w:val="1"/>
          <w:sz w:val="32"/>
          <w:szCs w:val="32"/>
        </w:rPr>
      </w:pPr>
      <w:bookmarkStart w:colFirst="0" w:colLast="0" w:name="_6r4tzk147cx6" w:id="2"/>
      <w:bookmarkEnd w:id="2"/>
      <w:r w:rsidDel="00000000" w:rsidR="00000000" w:rsidRPr="00000000">
        <w:rPr>
          <w:rFonts w:ascii="Verdana" w:cs="Verdana" w:eastAsia="Verdana" w:hAnsi="Verdana"/>
          <w:b w:val="1"/>
          <w:bCs w:val="1"/>
          <w:sz w:val="32"/>
          <w:szCs w:val="32"/>
          <w:rtl w:val="0"/>
        </w:rPr>
        <w:t xml:space="preserve">Outro del VSL</w:t>
      </w:r>
    </w:p>
    <w:p w:rsidR="00000000" w:rsidDel="00000000" w:rsidP="00000000" w:rsidRDefault="00000000" w:rsidRPr="00000000" w14:paraId="00000085">
      <w:pPr>
        <w:jc w:val="both"/>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086">
      <w:pPr>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Esperamos que hayas disfrutado tu primera clase de Paretomed. Ya puedes ver cómo NUESTRO ENFOQUE PRÁCTICO Y CONCISO puede marcar la diferencia en tu preparación. Sin embargo, HAY MUCHO MÁS de nuestro programa. Si tienes alguna pregunta o quieres conocer sobre cómo podemos ayudarte personalmente, escribe “AGENDA” en el chat de WhatsApp y programaremos una llamada en donde resolveremos tus dudas y te mostraremos cómo en 90 días puedes alcanzar tu sueño de ser residente. No esperes más, ¡tu éxito comienza hoy con Paretomed!</w:t>
      </w:r>
    </w:p>
    <w:p w:rsidR="00000000" w:rsidDel="00000000" w:rsidP="00000000" w:rsidRDefault="00000000" w:rsidRPr="00000000" w14:paraId="00000087">
      <w:pPr>
        <w:jc w:val="both"/>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088">
      <w:pPr>
        <w:pStyle w:val="Heading1"/>
        <w:rPr>
          <w:rFonts w:ascii="Verdana" w:cs="Verdana" w:eastAsia="Verdana" w:hAnsi="Verdana"/>
          <w:sz w:val="24"/>
          <w:szCs w:val="24"/>
        </w:rPr>
      </w:pPr>
      <w:bookmarkStart w:colFirst="0" w:colLast="0" w:name="_cnjch68uh0hb" w:id="3"/>
      <w:bookmarkEnd w:id="3"/>
      <w:r w:rsidDel="00000000" w:rsidR="00000000" w:rsidRPr="00000000">
        <w:rPr>
          <w:rFonts w:ascii="Verdana" w:cs="Verdana" w:eastAsia="Verdana" w:hAnsi="Verdana"/>
          <w:b w:val="1"/>
          <w:bCs w:val="1"/>
          <w:sz w:val="32"/>
          <w:szCs w:val="32"/>
          <w:rtl w:val="0"/>
        </w:rPr>
        <w:t xml:space="preserve">Trastornos de coagulación/sangrados</w:t>
      </w:r>
      <w:r w:rsidDel="00000000" w:rsidR="00000000" w:rsidRPr="00000000">
        <w:rPr>
          <w:rtl w:val="0"/>
        </w:rPr>
      </w:r>
    </w:p>
    <w:p w:rsidR="00000000" w:rsidDel="00000000" w:rsidP="00000000" w:rsidRDefault="00000000" w:rsidRPr="00000000" w14:paraId="00000089">
      <w:pPr>
        <w:jc w:val="both"/>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Pregunta de hematología que nunca falta en un examen de residencias: un paciente con trastorno de la coagulación y nos piden identificar la causa.</w:t>
      </w:r>
    </w:p>
    <w:p w:rsidR="00000000" w:rsidDel="00000000" w:rsidP="00000000" w:rsidRDefault="00000000" w:rsidRPr="00000000" w14:paraId="0000008C">
      <w:pPr>
        <w:jc w:val="both"/>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08D">
      <w:pPr>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Para responderla primero recordemos la diferencia entre hemostasia primaria y secundaria:</w:t>
      </w:r>
    </w:p>
    <w:p w:rsidR="00000000" w:rsidDel="00000000" w:rsidP="00000000" w:rsidRDefault="00000000" w:rsidRPr="00000000" w14:paraId="0000008E">
      <w:pPr>
        <w:jc w:val="both"/>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08F">
      <w:pPr>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Primaria es cuando las plaquetas forman el tapón hemostático</w:t>
      </w:r>
    </w:p>
    <w:p w:rsidR="00000000" w:rsidDel="00000000" w:rsidP="00000000" w:rsidRDefault="00000000" w:rsidRPr="00000000" w14:paraId="00000090">
      <w:pPr>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Secundaria es cuando se activan los factores de coagulación para formar fibrina y estabilizar el tapón</w:t>
      </w:r>
    </w:p>
    <w:p w:rsidR="00000000" w:rsidDel="00000000" w:rsidP="00000000" w:rsidRDefault="00000000" w:rsidRPr="00000000" w14:paraId="00000091">
      <w:pPr>
        <w:jc w:val="both"/>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092">
      <w:pPr>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Así, los trastornos de la hemostasia primaria afectan a las plaquetas, suelen presentar sangrados mucocutáneos como epistaxis, gingivorragia, petequias y equimosis; los paraclínicos que usamos para evaluarlos son el tiempo de sangrado, nivel de plaquetas y la prueba de ristocetina. </w:t>
      </w:r>
    </w:p>
    <w:p w:rsidR="00000000" w:rsidDel="00000000" w:rsidP="00000000" w:rsidRDefault="00000000" w:rsidRPr="00000000" w14:paraId="00000093">
      <w:pPr>
        <w:jc w:val="both"/>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094">
      <w:pPr>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Por otro lado, los trastornos de la hemostasia secundaria afectan los factores de coagulación, producen sangrados más profundos y graves, ocurriendo en órganos, articulaciones y produciendo hematomas musculares; evaluamos sus alteraciones con el TP, INR y TPT.</w:t>
      </w:r>
    </w:p>
    <w:p w:rsidR="00000000" w:rsidDel="00000000" w:rsidP="00000000" w:rsidRDefault="00000000" w:rsidRPr="00000000" w14:paraId="00000095">
      <w:pPr>
        <w:jc w:val="both"/>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096">
      <w:pPr>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Entonces, si nos presentan un paciente con sangrado mucocutáneo y trombocitopenia aislada, sin otras alteraciones en los exámenes, muy probablemente será una púrpura trombocitopénica idiopática. Particularmente esta será la respuesta si se trata de una mujer joven con antecedente de enfermedad reumatológica.</w:t>
      </w:r>
    </w:p>
    <w:p w:rsidR="00000000" w:rsidDel="00000000" w:rsidP="00000000" w:rsidRDefault="00000000" w:rsidRPr="00000000" w14:paraId="00000097">
      <w:pPr>
        <w:jc w:val="both"/>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098">
      <w:pPr>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Si en cambio las plaquetas están normales y es sangrado mucocutáneo, tenemos tres opciones: enfermedad de Von Willebrand, síndrome de Bernard Soulier y tromboastenia de Glanzmann. En todas estas enfermedades el tiempo de sangrado estará prolongado, pero las diferenciamos con la prueba de ristocetina: si está normal, probablemente será un tromboastenia de Glanzmann.  </w:t>
      </w:r>
    </w:p>
    <w:p w:rsidR="00000000" w:rsidDel="00000000" w:rsidP="00000000" w:rsidRDefault="00000000" w:rsidRPr="00000000" w14:paraId="00000099">
      <w:pPr>
        <w:jc w:val="both"/>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09A">
      <w:pPr>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Pero si hay actividad reducida en la prueba de ristocetina confirmamos la sospecha evaluando la corrección con la prueba de mezclas: si corrige será una enfermedad de Von Willebrand, si no corrige será un síndrome de Bernard Soulier.</w:t>
      </w:r>
    </w:p>
    <w:p w:rsidR="00000000" w:rsidDel="00000000" w:rsidP="00000000" w:rsidRDefault="00000000" w:rsidRPr="00000000" w14:paraId="0000009B">
      <w:pPr>
        <w:jc w:val="both"/>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09C">
      <w:pPr>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Por último, un paciente con sangrado profundo, pero tiempo de sangrado y plaquetas normales, nos orienta a las hemofilias. Las diferenciamos porque en todas el TPT estará prolongado, pero la actividad del factor responsable estará disminuida, Factor VIII afectado = hemofilia A, factor factor IX  afectado hemofilia B.</w:t>
      </w:r>
    </w:p>
    <w:p w:rsidR="00000000" w:rsidDel="00000000" w:rsidP="00000000" w:rsidRDefault="00000000" w:rsidRPr="00000000" w14:paraId="0000009D">
      <w:pPr>
        <w:jc w:val="both"/>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09E">
      <w:pPr>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Como bonus, si nos presentan un niño con hemartrosis espontánea de la rodilla, en la mayoría de los casos será una hemofilia A.</w:t>
      </w:r>
    </w:p>
    <w:p w:rsidR="00000000" w:rsidDel="00000000" w:rsidP="00000000" w:rsidRDefault="00000000" w:rsidRPr="00000000" w14:paraId="0000009F">
      <w:pPr>
        <w:jc w:val="both"/>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0A0">
      <w:pPr>
        <w:jc w:val="both"/>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0A1">
      <w:pPr>
        <w:pStyle w:val="Heading1"/>
        <w:rPr>
          <w:rFonts w:ascii="Verdana" w:cs="Verdana" w:eastAsia="Verdana" w:hAnsi="Verdana"/>
          <w:b w:val="1"/>
          <w:bCs w:val="1"/>
          <w:sz w:val="32"/>
          <w:szCs w:val="32"/>
        </w:rPr>
      </w:pPr>
      <w:bookmarkStart w:colFirst="0" w:colLast="0" w:name="_nt2sw7hwreb8" w:id="4"/>
      <w:bookmarkEnd w:id="4"/>
      <w:r w:rsidDel="00000000" w:rsidR="00000000" w:rsidRPr="00000000">
        <w:rPr>
          <w:rFonts w:ascii="Verdana" w:cs="Verdana" w:eastAsia="Verdana" w:hAnsi="Verdana"/>
          <w:b w:val="1"/>
          <w:bCs w:val="1"/>
          <w:sz w:val="32"/>
          <w:szCs w:val="32"/>
          <w:rtl w:val="0"/>
        </w:rPr>
        <w:t xml:space="preserve"> Potencial de acción</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ins w:author="Pedro Vergara" w:id="5" w:date="2024-10-09T14:40:03Z"/>
          <w:rFonts w:ascii="Verdana" w:cs="Verdana" w:eastAsia="Verdana" w:hAnsi="Verdana"/>
          <w:sz w:val="24"/>
          <w:szCs w:val="24"/>
        </w:rPr>
      </w:pPr>
      <w:r w:rsidDel="00000000" w:rsidR="00000000" w:rsidRPr="00000000">
        <w:rPr>
          <w:rFonts w:ascii="Verdana" w:cs="Verdana" w:eastAsia="Verdana" w:hAnsi="Verdana"/>
          <w:sz w:val="24"/>
          <w:szCs w:val="24"/>
          <w:rtl w:val="0"/>
        </w:rPr>
        <w:t xml:space="preserve">Potencial de acción cardíaco explicado RIDÍCULAMENTE FÁCIL.</w:t>
      </w:r>
      <w:ins w:author="Pedro Vergara" w:id="5" w:date="2024-10-09T14:40:03Z">
        <w:r w:rsidDel="00000000" w:rsidR="00000000" w:rsidRPr="00000000">
          <w:rPr>
            <w:rtl w:val="0"/>
          </w:rPr>
        </w:r>
      </w:ins>
    </w:p>
    <w:p w:rsidR="00000000" w:rsidDel="00000000" w:rsidP="00000000" w:rsidRDefault="00000000" w:rsidRPr="00000000" w14:paraId="000000A4">
      <w:pPr>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0A5">
      <w:pPr>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0A6">
      <w:pPr>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Inicialmente el cardiomiocito se encuentra en reposo, estado que se conoce como fase 4. Aquí el potencial de membrana es de -90 mV y TODOS LOS CANALES ESTÁN CERRADOS, a excepción de una leve entrada de calcio que envían las células vecinas a través de las uniones intercelulares.</w:t>
      </w:r>
    </w:p>
    <w:p w:rsidR="00000000" w:rsidDel="00000000" w:rsidP="00000000" w:rsidRDefault="00000000" w:rsidRPr="00000000" w14:paraId="000000A7">
      <w:pPr>
        <w:jc w:val="both"/>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0A8">
      <w:pPr>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Cuando esta entrada de calcio lleva el potencial hasta -70 mV se abren los canales de sodio dependientes de voltaje lo que produce una entrada RÁPIDA Y MASIVA de sodio y por ende un cambio súbito del potencial de acción, razón por la cual este toma la forma de una pendiente marcada. Esto es lo que se conoce como fase 0.</w:t>
      </w:r>
    </w:p>
    <w:p w:rsidR="00000000" w:rsidDel="00000000" w:rsidP="00000000" w:rsidRDefault="00000000" w:rsidRPr="00000000" w14:paraId="000000A9">
      <w:pPr>
        <w:jc w:val="both"/>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0AA">
      <w:pPr>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Al llegar el potencial hasta +20 mV se abren los canales de potasio que hacen QUE SALGA ESTE IÓN DE LA CÉLULA, lo cual produce una caída del potencial de acción, esto se conoce como fase 1; sin embargo, inmediatamente después se abren los canales de calcio dependientes de voltaje que hacen QUE ENTRE CALCIO A LA CÉLULA contrarrestando el efecto de la salida de potasio y estabilizando la membrana. Esta es la fase 2 que también se conoce como fase de meseta.</w:t>
      </w:r>
    </w:p>
    <w:p w:rsidR="00000000" w:rsidDel="00000000" w:rsidP="00000000" w:rsidRDefault="00000000" w:rsidRPr="00000000" w14:paraId="000000AB">
      <w:pPr>
        <w:jc w:val="both"/>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0AC">
      <w:pPr>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Finalmente, ocurre la fase 3 en donde se cierran los canales de calcio, PERO NO LOS DE POTASIO por lo que este sigue saliendo sin que haya entrada de ningún otro ión lo que en últimas produce la repolarización de la célula hasta que comience nuevamente la fase 4.</w:t>
      </w:r>
    </w:p>
    <w:p w:rsidR="00000000" w:rsidDel="00000000" w:rsidP="00000000" w:rsidRDefault="00000000" w:rsidRPr="00000000" w14:paraId="000000AD">
      <w:pPr>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0AE">
      <w:pPr>
        <w:pStyle w:val="Heading1"/>
        <w:rPr>
          <w:rFonts w:ascii="Verdana" w:cs="Verdana" w:eastAsia="Verdana" w:hAnsi="Verdana"/>
          <w:b w:val="1"/>
          <w:bCs w:val="1"/>
          <w:sz w:val="32"/>
          <w:szCs w:val="32"/>
        </w:rPr>
      </w:pPr>
      <w:bookmarkStart w:colFirst="0" w:colLast="0" w:name="_510p06czrpun" w:id="5"/>
      <w:bookmarkEnd w:id="5"/>
      <w:r w:rsidDel="00000000" w:rsidR="00000000" w:rsidRPr="00000000">
        <w:rPr>
          <w:rFonts w:ascii="Verdana" w:cs="Verdana" w:eastAsia="Verdana" w:hAnsi="Verdana"/>
          <w:b w:val="1"/>
          <w:bCs w:val="1"/>
          <w:sz w:val="32"/>
          <w:szCs w:val="32"/>
          <w:rtl w:val="0"/>
        </w:rPr>
        <w:t xml:space="preserve">Antibióticos </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Antibióticos EXTREMADAMENTE RESUMIDO para exámenes de residencia.</w:t>
      </w:r>
    </w:p>
    <w:p w:rsidR="00000000" w:rsidDel="00000000" w:rsidP="00000000" w:rsidRDefault="00000000" w:rsidRPr="00000000" w14:paraId="000000B1">
      <w:pPr>
        <w:jc w:val="both"/>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0B2">
      <w:pPr>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Antibióticos de ELECCIÓN para CADA BACTERIA explicado fácil</w:t>
      </w:r>
    </w:p>
    <w:p w:rsidR="00000000" w:rsidDel="00000000" w:rsidP="00000000" w:rsidRDefault="00000000" w:rsidRPr="00000000" w14:paraId="000000B3">
      <w:pPr>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w:t>
      </w:r>
    </w:p>
    <w:p w:rsidR="00000000" w:rsidDel="00000000" w:rsidP="00000000" w:rsidRDefault="00000000" w:rsidRPr="00000000" w14:paraId="000000B4">
      <w:pPr>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Son seis grupos de bacterias que tenemos que considerar: estafilococo meticilino resistente, Gram positivos, Gram negativos, pseudomona, anaerobios y atípicos.</w:t>
      </w:r>
    </w:p>
    <w:p w:rsidR="00000000" w:rsidDel="00000000" w:rsidP="00000000" w:rsidRDefault="00000000" w:rsidRPr="00000000" w14:paraId="000000B5">
      <w:pPr>
        <w:jc w:val="both"/>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0B6">
      <w:pPr>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Comenzamos con las penicilinas; estas son activas en su mayoría contra Gram positivos, sin embargo, la amoxicilina y la ampicilina cubren algunos Gram negativos. La ampicilina sulbactan y la piperacilina tazobactam también cubren anaerobios, con la particularidad de que la piperacilina también es efectiva contra pseudomona. Por último, la oxacilina, la meticilina y la dicloxacilina, son específicas para tratar estafilococo meticilino sensible, productor de penicilinasa.</w:t>
      </w:r>
    </w:p>
    <w:p w:rsidR="00000000" w:rsidDel="00000000" w:rsidP="00000000" w:rsidRDefault="00000000" w:rsidRPr="00000000" w14:paraId="000000B7">
      <w:pPr>
        <w:jc w:val="both"/>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0B8">
      <w:pPr>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Las cefalosporinas vienen en cinco generaciones, las de primera generación como cefalexina es excelente para gram positivos y las de tercera generación como la ceftriaxona son mejores para gram negativos,  segunda, cuarta y quinta generación cubren tanto gram positivos como gram negativos; como un plus recuerda que </w:t>
      </w:r>
      <w:r w:rsidDel="00000000" w:rsidR="00000000" w:rsidRPr="00000000">
        <w:rPr>
          <w:rFonts w:ascii="Verdana" w:cs="Verdana" w:eastAsia="Verdana" w:hAnsi="Verdana"/>
          <w:sz w:val="24"/>
          <w:szCs w:val="24"/>
          <w:rtl w:val="0"/>
        </w:rPr>
        <w:t xml:space="preserve">la ceftazidima que es de tercera y el cefepime que es de cuarta, cubren pseudomonas, la cefoxitina que es de segunda generación cubre anaerobios y la ceftarolina que es de quinta generación cubre meticilino resistentes.</w:t>
      </w:r>
      <w:r w:rsidDel="00000000" w:rsidR="00000000" w:rsidRPr="00000000">
        <w:rPr>
          <w:rFonts w:ascii="Verdana" w:cs="Verdana" w:eastAsia="Verdana" w:hAnsi="Verdana"/>
          <w:sz w:val="24"/>
          <w:szCs w:val="24"/>
          <w:rtl w:val="0"/>
        </w:rPr>
        <w:t xml:space="preserve">  </w:t>
      </w:r>
    </w:p>
    <w:p w:rsidR="00000000" w:rsidDel="00000000" w:rsidP="00000000" w:rsidRDefault="00000000" w:rsidRPr="00000000" w14:paraId="000000B9">
      <w:pPr>
        <w:jc w:val="both"/>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0BA">
      <w:pPr>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Ahora los carbapenémicos. Son fáciles de recordar porque cubren CASI TODO a excepción de atípicos y estafilo meticilino resistente; ten presente que el ertapenem es el único que NO cubre pseudomona.</w:t>
      </w:r>
    </w:p>
    <w:p w:rsidR="00000000" w:rsidDel="00000000" w:rsidP="00000000" w:rsidRDefault="00000000" w:rsidRPr="00000000" w14:paraId="000000BB">
      <w:pPr>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w:t>
      </w:r>
    </w:p>
    <w:p w:rsidR="00000000" w:rsidDel="00000000" w:rsidP="00000000" w:rsidRDefault="00000000" w:rsidRPr="00000000" w14:paraId="000000BC">
      <w:pPr>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El aztreonam, la colistina y los , si bien son de familias distintas, tienen un espectro similar ya que cubren Gram negativos y pseudomona.</w:t>
      </w:r>
    </w:p>
    <w:p w:rsidR="00000000" w:rsidDel="00000000" w:rsidP="00000000" w:rsidRDefault="00000000" w:rsidRPr="00000000" w14:paraId="000000BD">
      <w:pPr>
        <w:jc w:val="both"/>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0BE">
      <w:pPr>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La fosfomicina y las quinolonas son muy útiles para gram negativos, pero las quinolonas también cubren pseudomona y algunos grampositivos, punto extra si recuerdas que el moxifloxacino también es efectivo contra anaerobios y atípicos.</w:t>
      </w:r>
    </w:p>
    <w:p w:rsidR="00000000" w:rsidDel="00000000" w:rsidP="00000000" w:rsidRDefault="00000000" w:rsidRPr="00000000" w14:paraId="000000BF">
      <w:pPr>
        <w:jc w:val="both"/>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0C0">
      <w:pPr>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Los </w:t>
      </w:r>
      <w:r w:rsidDel="00000000" w:rsidR="00000000" w:rsidRPr="00000000">
        <w:rPr>
          <w:rFonts w:ascii="Verdana" w:cs="Verdana" w:eastAsia="Verdana" w:hAnsi="Verdana"/>
          <w:sz w:val="24"/>
          <w:szCs w:val="24"/>
          <w:rtl w:val="0"/>
        </w:rPr>
        <w:t xml:space="preserve">macrólidos son muy efectivos con los gérmenes atípicos como mycoplasma y chlamydophila, pero también son activos contra Gram positivos y en menor medida algunos Gram negativos; espectro muy similar al que tienen las tetraciclinas, con la salvedad de que la doxiciclina es activa contra el estafilo meticilino resistente y la tigeciclina CUBRE CASI TODO a excepción de pseudomona. </w:t>
      </w:r>
      <w:r w:rsidDel="00000000" w:rsidR="00000000" w:rsidRPr="00000000">
        <w:rPr>
          <w:rtl w:val="0"/>
        </w:rPr>
      </w:r>
    </w:p>
    <w:p w:rsidR="00000000" w:rsidDel="00000000" w:rsidP="00000000" w:rsidRDefault="00000000" w:rsidRPr="00000000" w14:paraId="000000C1">
      <w:pPr>
        <w:jc w:val="both"/>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0C2">
      <w:pPr>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Por último, trimetropim es útil para tratar Gram positivos y Gram negativos, pero también contra el estafilococo meticilino resistente; para este también sirven la vancomicina, la daptomicina y el linezolid que además cubren otros Gram positivos; finalmente la clindamicina aparte de los Gram positivos, también es efectiva contra los anaerobios. </w:t>
      </w:r>
    </w:p>
    <w:p w:rsidR="00000000" w:rsidDel="00000000" w:rsidP="00000000" w:rsidRDefault="00000000" w:rsidRPr="00000000" w14:paraId="000000C3">
      <w:pPr>
        <w:jc w:val="both"/>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0C4">
      <w:pPr>
        <w:pStyle w:val="Heading1"/>
        <w:rPr>
          <w:rFonts w:ascii="Verdana" w:cs="Verdana" w:eastAsia="Verdana" w:hAnsi="Verdana"/>
          <w:b w:val="1"/>
          <w:bCs w:val="1"/>
          <w:sz w:val="32"/>
          <w:szCs w:val="32"/>
        </w:rPr>
      </w:pPr>
      <w:bookmarkStart w:colFirst="0" w:colLast="0" w:name="_yx7mgjtxhlke" w:id="6"/>
      <w:bookmarkEnd w:id="6"/>
      <w:r w:rsidDel="00000000" w:rsidR="00000000" w:rsidRPr="00000000">
        <w:rPr>
          <w:rFonts w:ascii="Verdana" w:cs="Verdana" w:eastAsia="Verdana" w:hAnsi="Verdana"/>
          <w:b w:val="1"/>
          <w:bCs w:val="1"/>
          <w:sz w:val="32"/>
          <w:szCs w:val="32"/>
          <w:rtl w:val="0"/>
        </w:rPr>
        <w:t xml:space="preserve">Elevación del segmento ST</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t xml:space="preserve">ELEVACIÓN del ST en el ELECTROCARDIOGRAMA, rápido llamen a hemodinamia porque es un infarto.</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t xml:space="preserve">pero qué tal si no?</w:t>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Aquí te cuento las otras causas de elevación del segmento ST.</w:t>
      </w:r>
    </w:p>
    <w:p w:rsidR="00000000" w:rsidDel="00000000" w:rsidP="00000000" w:rsidRDefault="00000000" w:rsidRPr="00000000" w14:paraId="000000CB">
      <w:pPr>
        <w:jc w:val="both"/>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0CC">
      <w:pPr>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Recuerda que la elevación del segmento ST requiere unos criterios electrocardiográficos específicos SUMADO A UN CUADRO CLÍNICO COMPATIBLE como el dolor torácico para clasificar como infarto.</w:t>
      </w:r>
    </w:p>
    <w:p w:rsidR="00000000" w:rsidDel="00000000" w:rsidP="00000000" w:rsidRDefault="00000000" w:rsidRPr="00000000" w14:paraId="000000CD">
      <w:pPr>
        <w:jc w:val="both"/>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0CE">
      <w:pPr>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Si encuentras una elevación del segmento ST que no cumple criterios clínico ni electrocardiográficos de infarto, estas son las otras 6 entidades más comunes que podrían explicarlo:</w:t>
      </w:r>
    </w:p>
    <w:p w:rsidR="00000000" w:rsidDel="00000000" w:rsidP="00000000" w:rsidRDefault="00000000" w:rsidRPr="00000000" w14:paraId="000000CF">
      <w:pPr>
        <w:jc w:val="both"/>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0D0">
      <w:pPr>
        <w:numPr>
          <w:ilvl w:val="0"/>
          <w:numId w:val="1"/>
        </w:numPr>
        <w:ind w:left="720" w:hanging="360"/>
        <w:jc w:val="both"/>
        <w:rPr>
          <w:rFonts w:ascii="Verdana" w:cs="Verdana" w:eastAsia="Verdana" w:hAnsi="Verdana"/>
          <w:sz w:val="24"/>
          <w:szCs w:val="24"/>
          <w:u w:val="none"/>
        </w:rPr>
      </w:pPr>
      <w:r w:rsidDel="00000000" w:rsidR="00000000" w:rsidRPr="00000000">
        <w:rPr>
          <w:rFonts w:ascii="Verdana" w:cs="Verdana" w:eastAsia="Verdana" w:hAnsi="Verdana"/>
          <w:sz w:val="24"/>
          <w:szCs w:val="24"/>
          <w:rtl w:val="0"/>
        </w:rPr>
        <w:t xml:space="preserve">Pericarditis. Aquí veremos en todas las derivadas una elevación CÓNCAVA Y DIFUSA que se acompaña de depresión del PR y cambios recíprocos en aVR. Esta será la respuesta sobretodo en un paciente joven con dolor torácico que aumenta con la inspiración y que en semanas previas tuvo un cuadro viral.</w:t>
      </w:r>
    </w:p>
    <w:p w:rsidR="00000000" w:rsidDel="00000000" w:rsidP="00000000" w:rsidRDefault="00000000" w:rsidRPr="00000000" w14:paraId="000000D1">
      <w:pPr>
        <w:jc w:val="both"/>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0D2">
      <w:pPr>
        <w:numPr>
          <w:ilvl w:val="0"/>
          <w:numId w:val="1"/>
        </w:numPr>
        <w:ind w:left="720" w:hanging="360"/>
        <w:jc w:val="both"/>
        <w:rPr>
          <w:rFonts w:ascii="Verdana" w:cs="Verdana" w:eastAsia="Verdana" w:hAnsi="Verdana"/>
          <w:sz w:val="24"/>
          <w:szCs w:val="24"/>
          <w:u w:val="none"/>
        </w:rPr>
      </w:pPr>
      <w:r w:rsidDel="00000000" w:rsidR="00000000" w:rsidRPr="00000000">
        <w:rPr>
          <w:rFonts w:ascii="Verdana" w:cs="Verdana" w:eastAsia="Verdana" w:hAnsi="Verdana"/>
          <w:sz w:val="24"/>
          <w:szCs w:val="24"/>
          <w:rtl w:val="0"/>
        </w:rPr>
        <w:t xml:space="preserve">Repolarización precoz. Encontraremos una elevación cóncava y difusa del ST que se parece a la pericarditis, sin embargo, la elevación se acompaña de una muesca en el punto J que por su forma se conoce como "patrón de fish hook" por parecer un anzuelo de pesca. Muy importante es que no hay síntomas.</w:t>
      </w:r>
    </w:p>
    <w:p w:rsidR="00000000" w:rsidDel="00000000" w:rsidP="00000000" w:rsidRDefault="00000000" w:rsidRPr="00000000" w14:paraId="000000D3">
      <w:pPr>
        <w:jc w:val="both"/>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0D4">
      <w:pPr>
        <w:numPr>
          <w:ilvl w:val="0"/>
          <w:numId w:val="1"/>
        </w:numPr>
        <w:ind w:left="720" w:hanging="360"/>
        <w:jc w:val="both"/>
        <w:rPr>
          <w:rFonts w:ascii="Verdana" w:cs="Verdana" w:eastAsia="Verdana" w:hAnsi="Verdana"/>
          <w:sz w:val="24"/>
          <w:szCs w:val="24"/>
          <w:u w:val="none"/>
        </w:rPr>
      </w:pPr>
      <w:r w:rsidDel="00000000" w:rsidR="00000000" w:rsidRPr="00000000">
        <w:rPr>
          <w:rFonts w:ascii="Verdana" w:cs="Verdana" w:eastAsia="Verdana" w:hAnsi="Verdana"/>
          <w:sz w:val="24"/>
          <w:szCs w:val="24"/>
          <w:rtl w:val="0"/>
        </w:rPr>
        <w:t xml:space="preserve">El patrón de Brugada tipo 1 es otro que se puede confundir con infarto en el electrocardiograma. Consiste en una elevación del ST mayor o igual a 2 mm en derivadas V1-V3 que se sigue de una onda T invertida que por su morfología se le ha llamado como "en silla de montar".  </w:t>
      </w:r>
    </w:p>
    <w:p w:rsidR="00000000" w:rsidDel="00000000" w:rsidP="00000000" w:rsidRDefault="00000000" w:rsidRPr="00000000" w14:paraId="000000D5">
      <w:pPr>
        <w:jc w:val="both"/>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0D6">
      <w:pPr>
        <w:numPr>
          <w:ilvl w:val="0"/>
          <w:numId w:val="1"/>
        </w:numPr>
        <w:ind w:left="720" w:hanging="360"/>
        <w:jc w:val="both"/>
        <w:rPr>
          <w:rFonts w:ascii="Verdana" w:cs="Verdana" w:eastAsia="Verdana" w:hAnsi="Verdana"/>
          <w:sz w:val="24"/>
          <w:szCs w:val="24"/>
          <w:u w:val="none"/>
        </w:rPr>
      </w:pPr>
      <w:r w:rsidDel="00000000" w:rsidR="00000000" w:rsidRPr="00000000">
        <w:rPr>
          <w:rFonts w:ascii="Verdana" w:cs="Verdana" w:eastAsia="Verdana" w:hAnsi="Verdana"/>
          <w:sz w:val="24"/>
          <w:szCs w:val="24"/>
          <w:rtl w:val="0"/>
        </w:rPr>
        <w:t xml:space="preserve">Aneurisma ventricular. Esta es una secuela de infarto en algunos pacientes y se presenta como una elevación del segmento ST en derivadas precordiales, pero con patrón QS, sin onda R y sin clínica de infarto.</w:t>
      </w:r>
    </w:p>
    <w:p w:rsidR="00000000" w:rsidDel="00000000" w:rsidP="00000000" w:rsidRDefault="00000000" w:rsidRPr="00000000" w14:paraId="000000D7">
      <w:pPr>
        <w:jc w:val="both"/>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0D8">
      <w:pPr>
        <w:numPr>
          <w:ilvl w:val="0"/>
          <w:numId w:val="1"/>
        </w:numPr>
        <w:ind w:left="720" w:hanging="360"/>
        <w:jc w:val="both"/>
        <w:rPr>
          <w:rFonts w:ascii="Verdana" w:cs="Verdana" w:eastAsia="Verdana" w:hAnsi="Verdana"/>
          <w:sz w:val="24"/>
          <w:szCs w:val="24"/>
          <w:u w:val="none"/>
        </w:rPr>
      </w:pPr>
      <w:r w:rsidDel="00000000" w:rsidR="00000000" w:rsidRPr="00000000">
        <w:rPr>
          <w:rFonts w:ascii="Verdana" w:cs="Verdana" w:eastAsia="Verdana" w:hAnsi="Verdana"/>
          <w:sz w:val="24"/>
          <w:szCs w:val="24"/>
          <w:rtl w:val="0"/>
        </w:rPr>
        <w:t xml:space="preserve">La hipertrofia ventricular izquierda. Aquí veremos elevación del segmento ST en derivadas precordiales. Lo sospecharemos porque aparte de que no hay síntomas,  se acompaña de voltajes elevados en el EKG que se ve como ondas S profundas en derivadas derechas con ondas R prominentes en las izquierdas y sobrecarga de presión del ventrículo izquierdo dado por depresión del segmento ST en las derivadas laterales.</w:t>
      </w:r>
    </w:p>
    <w:p w:rsidR="00000000" w:rsidDel="00000000" w:rsidP="00000000" w:rsidRDefault="00000000" w:rsidRPr="00000000" w14:paraId="000000D9">
      <w:pPr>
        <w:jc w:val="both"/>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0DA">
      <w:pPr>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Y</w:t>
      </w:r>
      <w:ins w:author="Pedro Vergara" w:id="6" w:date="2024-10-09T15:04:59Z">
        <w:r w:rsidDel="00000000" w:rsidR="00000000" w:rsidRPr="00000000">
          <w:rPr>
            <w:rFonts w:ascii="Verdana" w:cs="Verdana" w:eastAsia="Verdana" w:hAnsi="Verdana"/>
            <w:sz w:val="24"/>
            <w:szCs w:val="24"/>
            <w:rtl w:val="0"/>
          </w:rPr>
          <w:t xml:space="preserve"> </w:t>
        </w:r>
      </w:ins>
      <w:r w:rsidDel="00000000" w:rsidR="00000000" w:rsidRPr="00000000">
        <w:rPr>
          <w:rFonts w:ascii="Verdana" w:cs="Verdana" w:eastAsia="Verdana" w:hAnsi="Verdana"/>
          <w:sz w:val="24"/>
          <w:szCs w:val="24"/>
          <w:rtl w:val="0"/>
        </w:rPr>
        <w:t xml:space="preserve">finalmente, la hipotermia está descrita como causa de elevación del segmento ST. Aquí veremos en las derivadas precordiales una deflexión positiva en el punto J que se conoce como onda de Osborne. </w:t>
      </w:r>
    </w:p>
    <w:p w:rsidR="00000000" w:rsidDel="00000000" w:rsidP="00000000" w:rsidRDefault="00000000" w:rsidRPr="00000000" w14:paraId="000000DB">
      <w:pPr>
        <w:jc w:val="both"/>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0DC">
      <w:pPr>
        <w:jc w:val="both"/>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0DD">
      <w:pPr>
        <w:jc w:val="both"/>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0DE">
      <w:pPr>
        <w:pStyle w:val="Heading1"/>
        <w:jc w:val="both"/>
        <w:rPr/>
      </w:pPr>
      <w:bookmarkStart w:colFirst="0" w:colLast="0" w:name="_4fv0n6c4kn19" w:id="7"/>
      <w:bookmarkEnd w:id="7"/>
      <w:r w:rsidDel="00000000" w:rsidR="00000000" w:rsidRPr="00000000">
        <w:rPr>
          <w:rtl w:val="0"/>
        </w:rPr>
        <w:t xml:space="preserve">REPOSICIÓN DE POTASIO</w:t>
      </w:r>
    </w:p>
    <w:p w:rsidR="00000000" w:rsidDel="00000000" w:rsidP="00000000" w:rsidRDefault="00000000" w:rsidRPr="00000000" w14:paraId="000000DF">
      <w:pPr>
        <w:pStyle w:val="Heading1"/>
        <w:rPr/>
      </w:pPr>
      <w:bookmarkStart w:colFirst="0" w:colLast="0" w:name="_k5wny8v64u8q" w:id="8"/>
      <w:bookmarkEnd w:id="8"/>
      <w:r w:rsidDel="00000000" w:rsidR="00000000" w:rsidRPr="00000000">
        <w:rPr>
          <w:rtl w:val="0"/>
        </w:rPr>
        <w:t xml:space="preserve">REPOSICIÓN DE SODIO</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pStyle w:val="Heading1"/>
        <w:rPr>
          <w:rFonts w:ascii="Verdana" w:cs="Verdana" w:eastAsia="Verdana" w:hAnsi="Verdana"/>
          <w:b w:val="1"/>
          <w:bCs w:val="1"/>
          <w:sz w:val="32"/>
          <w:szCs w:val="32"/>
        </w:rPr>
      </w:pPr>
      <w:bookmarkStart w:colFirst="0" w:colLast="0" w:name="_u9e1s9tc0gas" w:id="9"/>
      <w:bookmarkEnd w:id="9"/>
      <w:r w:rsidDel="00000000" w:rsidR="00000000" w:rsidRPr="00000000">
        <w:rPr>
          <w:rFonts w:ascii="Verdana" w:cs="Verdana" w:eastAsia="Verdana" w:hAnsi="Verdana"/>
          <w:b w:val="1"/>
          <w:bCs w:val="1"/>
          <w:sz w:val="32"/>
          <w:szCs w:val="32"/>
          <w:rtl w:val="0"/>
        </w:rPr>
        <w:t xml:space="preserve">Reel comercial</w:t>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Hola, mi nombre es Oscar Maldonado y soy internista. Al igual que tú LUCHÉ Y SUFRÍ con el proceso de pasar a una especialidad; estudiaba y me presentaba, PERO NADA FUNCIONABA.</w:t>
      </w:r>
    </w:p>
    <w:p w:rsidR="00000000" w:rsidDel="00000000" w:rsidP="00000000" w:rsidRDefault="00000000" w:rsidRPr="00000000" w14:paraId="000000E6">
      <w:pPr>
        <w:jc w:val="both"/>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0E7">
      <w:pPr>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Tomé cursos que me prometían alcanzar esa meta, pero no servían porque o daban DEMASIADA INFORMACIÓN o daban MUY POCA y en ambos casos no llegaba listo al examen porque en el primero daban mucho tema basura que NO SALÍA EN LOS EXÁMENES y con el segundo SIEMPRE DEJABAN COSAS POR FUERA.</w:t>
      </w:r>
    </w:p>
    <w:p w:rsidR="00000000" w:rsidDel="00000000" w:rsidP="00000000" w:rsidRDefault="00000000" w:rsidRPr="00000000" w14:paraId="000000E8">
      <w:pPr>
        <w:jc w:val="both"/>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0E9">
      <w:pPr>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Vivía frustrado HASTA QUE CONOCÍ EL PRINCIPIO DE PARETO el cual dice que SÓLO UN PUÑADO DE LAS ACCIONES SON RESPONSABLES DE LA MAYORÍA DE LOS RESULTADOS.</w:t>
      </w:r>
    </w:p>
    <w:p w:rsidR="00000000" w:rsidDel="00000000" w:rsidP="00000000" w:rsidRDefault="00000000" w:rsidRPr="00000000" w14:paraId="000000EA">
      <w:pPr>
        <w:jc w:val="both"/>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0EB">
      <w:pPr>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Al conocer esto me pregunté:  </w:t>
      </w:r>
    </w:p>
    <w:p w:rsidR="00000000" w:rsidDel="00000000" w:rsidP="00000000" w:rsidRDefault="00000000" w:rsidRPr="00000000" w14:paraId="000000EC">
      <w:pPr>
        <w:jc w:val="both"/>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0ED">
      <w:pPr>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¿Cuáles es ese puñado de temas QUÉ SIEMPRE PREGUNTAN EN LOS EXÁMENES?</w:t>
      </w:r>
    </w:p>
    <w:p w:rsidR="00000000" w:rsidDel="00000000" w:rsidP="00000000" w:rsidRDefault="00000000" w:rsidRPr="00000000" w14:paraId="000000EE">
      <w:pPr>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¿Cómo puedo estudiar SÓLO lo necesario para aprobar el examen?</w:t>
      </w:r>
    </w:p>
    <w:p w:rsidR="00000000" w:rsidDel="00000000" w:rsidP="00000000" w:rsidRDefault="00000000" w:rsidRPr="00000000" w14:paraId="000000EF">
      <w:pPr>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¿Qué tiene MÁS RENDIMIENTO en la preparación: estudiar o hacer simulacros?</w:t>
      </w:r>
    </w:p>
    <w:p w:rsidR="00000000" w:rsidDel="00000000" w:rsidP="00000000" w:rsidRDefault="00000000" w:rsidRPr="00000000" w14:paraId="000000F0">
      <w:pPr>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¿En la entrevista, cuáles son las preguntas que tienen MAYOR IMPACTO para ser admitido?</w:t>
      </w:r>
    </w:p>
    <w:p w:rsidR="00000000" w:rsidDel="00000000" w:rsidP="00000000" w:rsidRDefault="00000000" w:rsidRPr="00000000" w14:paraId="000000F1">
      <w:pPr>
        <w:jc w:val="both"/>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0F2">
      <w:pPr>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Cuando hice esto EN POCO TIEMPO PASÉ A LA ESPECIALIDAD. Luego desarrollé la metodología Paretomed la cual ha ayudado a varios médicos generales a convertirse en residentes.</w:t>
      </w:r>
    </w:p>
    <w:p w:rsidR="00000000" w:rsidDel="00000000" w:rsidP="00000000" w:rsidRDefault="00000000" w:rsidRPr="00000000" w14:paraId="000000F3">
      <w:pPr>
        <w:jc w:val="both"/>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0F4">
      <w:pPr>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Si quieres ser el próximo, ESCRIBE PARETO y un asesor se pondrá en contacto contigo.</w:t>
      </w:r>
    </w:p>
    <w:p w:rsidR="00000000" w:rsidDel="00000000" w:rsidP="00000000" w:rsidRDefault="00000000" w:rsidRPr="00000000" w14:paraId="000000F5">
      <w:pPr>
        <w:jc w:val="both"/>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0F6">
      <w:pPr>
        <w:pStyle w:val="Heading1"/>
        <w:rPr>
          <w:rFonts w:ascii="Verdana" w:cs="Verdana" w:eastAsia="Verdana" w:hAnsi="Verdana"/>
          <w:b w:val="1"/>
          <w:bCs w:val="1"/>
          <w:sz w:val="32"/>
          <w:szCs w:val="32"/>
        </w:rPr>
      </w:pPr>
      <w:bookmarkStart w:colFirst="0" w:colLast="0" w:name="_vd1j60a91x9n" w:id="10"/>
      <w:bookmarkEnd w:id="10"/>
      <w:r w:rsidDel="00000000" w:rsidR="00000000" w:rsidRPr="00000000">
        <w:rPr>
          <w:rFonts w:ascii="Verdana" w:cs="Verdana" w:eastAsia="Verdana" w:hAnsi="Verdana"/>
          <w:b w:val="1"/>
          <w:bCs w:val="1"/>
          <w:sz w:val="32"/>
          <w:szCs w:val="32"/>
          <w:rtl w:val="0"/>
        </w:rPr>
        <w:t xml:space="preserve">Reel comercial corregido</w:t>
      </w:r>
    </w:p>
    <w:p w:rsidR="00000000" w:rsidDel="00000000" w:rsidP="00000000" w:rsidRDefault="00000000" w:rsidRPr="00000000" w14:paraId="000000F7">
      <w:pPr>
        <w:rPr>
          <w:highlight w:val="yellow"/>
        </w:rPr>
      </w:pPr>
      <w:r w:rsidDel="00000000" w:rsidR="00000000" w:rsidRPr="00000000">
        <w:rPr>
          <w:rtl w:val="0"/>
        </w:rPr>
      </w:r>
    </w:p>
    <w:p w:rsidR="00000000" w:rsidDel="00000000" w:rsidP="00000000" w:rsidRDefault="00000000" w:rsidRPr="00000000" w14:paraId="000000F8">
      <w:pPr>
        <w:rPr>
          <w:highlight w:val="yellow"/>
        </w:rPr>
      </w:pPr>
      <w:r w:rsidDel="00000000" w:rsidR="00000000" w:rsidRPr="00000000">
        <w:rPr>
          <w:rtl w:val="0"/>
        </w:rPr>
      </w:r>
    </w:p>
    <w:p w:rsidR="00000000" w:rsidDel="00000000" w:rsidP="00000000" w:rsidRDefault="00000000" w:rsidRPr="00000000" w14:paraId="000000F9">
      <w:pPr>
        <w:jc w:val="both"/>
        <w:rPr>
          <w:rFonts w:ascii="Verdana" w:cs="Verdana" w:eastAsia="Verdana" w:hAnsi="Verdana"/>
          <w:sz w:val="24"/>
          <w:szCs w:val="24"/>
          <w:highlight w:val="yellow"/>
        </w:rPr>
      </w:pPr>
      <w:r w:rsidDel="00000000" w:rsidR="00000000" w:rsidRPr="00000000">
        <w:rPr>
          <w:rFonts w:ascii="Verdana" w:cs="Verdana" w:eastAsia="Verdana" w:hAnsi="Verdana"/>
          <w:sz w:val="24"/>
          <w:szCs w:val="24"/>
          <w:highlight w:val="yellow"/>
          <w:rtl w:val="0"/>
        </w:rPr>
        <w:t xml:space="preserve">Hoy soy MÉDICO internista pero al igual que tú, también LUCHÉ Y ME PRESENTÉ MUCHÍSIMAS VECES a exámenes de residencia para pasar a una especialidad; trabajaba y estudiaba, PERO NADA FUNCIONABA.</w:t>
      </w:r>
    </w:p>
    <w:p w:rsidR="00000000" w:rsidDel="00000000" w:rsidP="00000000" w:rsidRDefault="00000000" w:rsidRPr="00000000" w14:paraId="000000FA">
      <w:pPr>
        <w:jc w:val="both"/>
        <w:rPr>
          <w:rFonts w:ascii="Verdana" w:cs="Verdana" w:eastAsia="Verdana" w:hAnsi="Verdana"/>
          <w:sz w:val="24"/>
          <w:szCs w:val="24"/>
          <w:highlight w:val="yellow"/>
        </w:rPr>
      </w:pPr>
      <w:r w:rsidDel="00000000" w:rsidR="00000000" w:rsidRPr="00000000">
        <w:rPr>
          <w:rtl w:val="0"/>
        </w:rPr>
      </w:r>
    </w:p>
    <w:p w:rsidR="00000000" w:rsidDel="00000000" w:rsidP="00000000" w:rsidRDefault="00000000" w:rsidRPr="00000000" w14:paraId="000000FB">
      <w:pPr>
        <w:jc w:val="both"/>
        <w:rPr>
          <w:rFonts w:ascii="Verdana" w:cs="Verdana" w:eastAsia="Verdana" w:hAnsi="Verdana"/>
          <w:sz w:val="24"/>
          <w:szCs w:val="24"/>
          <w:highlight w:val="yellow"/>
        </w:rPr>
      </w:pPr>
      <w:r w:rsidDel="00000000" w:rsidR="00000000" w:rsidRPr="00000000">
        <w:rPr>
          <w:rFonts w:ascii="Verdana" w:cs="Verdana" w:eastAsia="Verdana" w:hAnsi="Verdana"/>
          <w:sz w:val="24"/>
          <w:szCs w:val="24"/>
          <w:highlight w:val="yellow"/>
          <w:rtl w:val="0"/>
        </w:rPr>
        <w:t xml:space="preserve">Tomé cursos que me prometían alcanzar esa meta y NUNCA servían por 2 motivos daban DEMASIADA INFORMACIÓN BASURA y me saturaba con el poco tiempo que tenía o daban MUY POCA INFORMACIÓN DEJANDO COSAS POR FUERA que siempre preguntaban en los exámenes.</w:t>
      </w:r>
    </w:p>
    <w:p w:rsidR="00000000" w:rsidDel="00000000" w:rsidP="00000000" w:rsidRDefault="00000000" w:rsidRPr="00000000" w14:paraId="000000FC">
      <w:pPr>
        <w:jc w:val="both"/>
        <w:rPr>
          <w:rFonts w:ascii="Verdana" w:cs="Verdana" w:eastAsia="Verdana" w:hAnsi="Verdana"/>
          <w:sz w:val="24"/>
          <w:szCs w:val="24"/>
          <w:highlight w:val="yellow"/>
        </w:rPr>
      </w:pPr>
      <w:r w:rsidDel="00000000" w:rsidR="00000000" w:rsidRPr="00000000">
        <w:rPr>
          <w:rtl w:val="0"/>
        </w:rPr>
      </w:r>
    </w:p>
    <w:p w:rsidR="00000000" w:rsidDel="00000000" w:rsidP="00000000" w:rsidRDefault="00000000" w:rsidRPr="00000000" w14:paraId="000000FD">
      <w:pPr>
        <w:jc w:val="both"/>
        <w:rPr>
          <w:rFonts w:ascii="Verdana" w:cs="Verdana" w:eastAsia="Verdana" w:hAnsi="Verdana"/>
          <w:sz w:val="24"/>
          <w:szCs w:val="24"/>
          <w:highlight w:val="yellow"/>
        </w:rPr>
      </w:pPr>
      <w:r w:rsidDel="00000000" w:rsidR="00000000" w:rsidRPr="00000000">
        <w:rPr>
          <w:rFonts w:ascii="Verdana" w:cs="Verdana" w:eastAsia="Verdana" w:hAnsi="Verdana"/>
          <w:sz w:val="24"/>
          <w:szCs w:val="24"/>
          <w:highlight w:val="yellow"/>
          <w:rtl w:val="0"/>
        </w:rPr>
        <w:t xml:space="preserve">Pero todo cambió cuando CONOCÍ EL PRINCIPIO DE PARETO el cual dice que LA MAYORÍA DE TUS RESULTADOS dependen SÓLO de UN PUÑADO DE LAS ACCIONES </w:t>
      </w:r>
    </w:p>
    <w:p w:rsidR="00000000" w:rsidDel="00000000" w:rsidP="00000000" w:rsidRDefault="00000000" w:rsidRPr="00000000" w14:paraId="000000FE">
      <w:pPr>
        <w:jc w:val="both"/>
        <w:rPr>
          <w:rFonts w:ascii="Verdana" w:cs="Verdana" w:eastAsia="Verdana" w:hAnsi="Verdana"/>
          <w:sz w:val="24"/>
          <w:szCs w:val="24"/>
          <w:highlight w:val="yellow"/>
        </w:rPr>
      </w:pPr>
      <w:r w:rsidDel="00000000" w:rsidR="00000000" w:rsidRPr="00000000">
        <w:rPr>
          <w:rtl w:val="0"/>
        </w:rPr>
      </w:r>
    </w:p>
    <w:p w:rsidR="00000000" w:rsidDel="00000000" w:rsidP="00000000" w:rsidRDefault="00000000" w:rsidRPr="00000000" w14:paraId="000000FF">
      <w:pPr>
        <w:jc w:val="both"/>
        <w:rPr>
          <w:rFonts w:ascii="Verdana" w:cs="Verdana" w:eastAsia="Verdana" w:hAnsi="Verdana"/>
          <w:sz w:val="24"/>
          <w:szCs w:val="24"/>
          <w:highlight w:val="yellow"/>
        </w:rPr>
      </w:pPr>
      <w:r w:rsidDel="00000000" w:rsidR="00000000" w:rsidRPr="00000000">
        <w:rPr>
          <w:rFonts w:ascii="Verdana" w:cs="Verdana" w:eastAsia="Verdana" w:hAnsi="Verdana"/>
          <w:sz w:val="24"/>
          <w:szCs w:val="24"/>
          <w:highlight w:val="yellow"/>
          <w:rtl w:val="0"/>
        </w:rPr>
        <w:t xml:space="preserve">En palabras sencillas ser EFICIENTES con el estudio, no es saber toda la medicina, es saber responder las preguntas que siempre salen en los exámenes.</w:t>
      </w:r>
    </w:p>
    <w:p w:rsidR="00000000" w:rsidDel="00000000" w:rsidP="00000000" w:rsidRDefault="00000000" w:rsidRPr="00000000" w14:paraId="00000100">
      <w:pPr>
        <w:jc w:val="both"/>
        <w:rPr>
          <w:rFonts w:ascii="Verdana" w:cs="Verdana" w:eastAsia="Verdana" w:hAnsi="Verdana"/>
          <w:sz w:val="24"/>
          <w:szCs w:val="24"/>
          <w:highlight w:val="yellow"/>
        </w:rPr>
      </w:pPr>
      <w:r w:rsidDel="00000000" w:rsidR="00000000" w:rsidRPr="00000000">
        <w:rPr>
          <w:rtl w:val="0"/>
        </w:rPr>
      </w:r>
    </w:p>
    <w:p w:rsidR="00000000" w:rsidDel="00000000" w:rsidP="00000000" w:rsidRDefault="00000000" w:rsidRPr="00000000" w14:paraId="00000101">
      <w:pPr>
        <w:jc w:val="both"/>
        <w:rPr>
          <w:rFonts w:ascii="Verdana" w:cs="Verdana" w:eastAsia="Verdana" w:hAnsi="Verdana"/>
          <w:sz w:val="24"/>
          <w:szCs w:val="24"/>
          <w:highlight w:val="yellow"/>
        </w:rPr>
      </w:pPr>
      <w:r w:rsidDel="00000000" w:rsidR="00000000" w:rsidRPr="00000000">
        <w:rPr>
          <w:rFonts w:ascii="Verdana" w:cs="Verdana" w:eastAsia="Verdana" w:hAnsi="Verdana"/>
          <w:sz w:val="24"/>
          <w:szCs w:val="24"/>
          <w:highlight w:val="yellow"/>
          <w:rtl w:val="0"/>
        </w:rPr>
        <w:t xml:space="preserve">Y cuando apliqué este principio empecé a pasar todos los exámenes en los que me presentaba hasta ser admitido en mi universidad favorita. </w:t>
      </w:r>
    </w:p>
    <w:p w:rsidR="00000000" w:rsidDel="00000000" w:rsidP="00000000" w:rsidRDefault="00000000" w:rsidRPr="00000000" w14:paraId="00000102">
      <w:pPr>
        <w:jc w:val="both"/>
        <w:rPr>
          <w:rFonts w:ascii="Verdana" w:cs="Verdana" w:eastAsia="Verdana" w:hAnsi="Verdana"/>
          <w:sz w:val="24"/>
          <w:szCs w:val="24"/>
          <w:highlight w:val="yellow"/>
        </w:rPr>
      </w:pPr>
      <w:r w:rsidDel="00000000" w:rsidR="00000000" w:rsidRPr="00000000">
        <w:rPr>
          <w:rtl w:val="0"/>
        </w:rPr>
      </w:r>
    </w:p>
    <w:p w:rsidR="00000000" w:rsidDel="00000000" w:rsidP="00000000" w:rsidRDefault="00000000" w:rsidRPr="00000000" w14:paraId="00000103">
      <w:pPr>
        <w:jc w:val="both"/>
        <w:rPr>
          <w:rFonts w:ascii="Verdana" w:cs="Verdana" w:eastAsia="Verdana" w:hAnsi="Verdana"/>
          <w:sz w:val="24"/>
          <w:szCs w:val="24"/>
          <w:highlight w:val="yellow"/>
        </w:rPr>
      </w:pPr>
      <w:r w:rsidDel="00000000" w:rsidR="00000000" w:rsidRPr="00000000">
        <w:rPr>
          <w:rFonts w:ascii="Verdana" w:cs="Verdana" w:eastAsia="Verdana" w:hAnsi="Verdana"/>
          <w:sz w:val="24"/>
          <w:szCs w:val="24"/>
          <w:highlight w:val="yellow"/>
          <w:rtl w:val="0"/>
        </w:rPr>
        <w:t xml:space="preserve">Si quieres aplicar la metodología PARETOMED para ser el próximo r1, ESCRIBE PARETO y un asesor se pondrá en contacto contigo.</w:t>
      </w:r>
    </w:p>
    <w:p w:rsidR="00000000" w:rsidDel="00000000" w:rsidP="00000000" w:rsidRDefault="00000000" w:rsidRPr="00000000" w14:paraId="00000104">
      <w:pPr>
        <w:jc w:val="both"/>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105">
      <w:pPr>
        <w:pStyle w:val="Heading1"/>
        <w:rPr>
          <w:rFonts w:ascii="Verdana" w:cs="Verdana" w:eastAsia="Verdana" w:hAnsi="Verdana"/>
          <w:b w:val="1"/>
          <w:bCs w:val="1"/>
          <w:sz w:val="32"/>
          <w:szCs w:val="32"/>
        </w:rPr>
      </w:pPr>
      <w:bookmarkStart w:colFirst="0" w:colLast="0" w:name="_ldw8nyi80sre" w:id="11"/>
      <w:bookmarkEnd w:id="11"/>
      <w:r w:rsidDel="00000000" w:rsidR="00000000" w:rsidRPr="00000000">
        <w:rPr>
          <w:rFonts w:ascii="Verdana" w:cs="Verdana" w:eastAsia="Verdana" w:hAnsi="Verdana"/>
          <w:b w:val="1"/>
          <w:bCs w:val="1"/>
          <w:sz w:val="32"/>
          <w:szCs w:val="32"/>
          <w:rtl w:val="0"/>
        </w:rPr>
        <w:t xml:space="preserve">Reel comercial/educativo “los errores”</w:t>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Por estos errores ES QUE NO HAS PASADO A LA ESPECIALIDAD.</w:t>
      </w:r>
    </w:p>
    <w:p w:rsidR="00000000" w:rsidDel="00000000" w:rsidP="00000000" w:rsidRDefault="00000000" w:rsidRPr="00000000" w14:paraId="00000109">
      <w:pPr>
        <w:jc w:val="both"/>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10A">
      <w:pPr>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Error No. 1: crees que debes REPASAR TODO LO QUE APRENDISTE EN EL PREGRADO.</w:t>
      </w:r>
    </w:p>
    <w:p w:rsidR="00000000" w:rsidDel="00000000" w:rsidP="00000000" w:rsidRDefault="00000000" w:rsidRPr="00000000" w14:paraId="0000010B">
      <w:pPr>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La realidad es que debes aprender SÓLO LO NECESARIO para contestar y ganar el examen.</w:t>
      </w:r>
    </w:p>
    <w:p w:rsidR="00000000" w:rsidDel="00000000" w:rsidP="00000000" w:rsidRDefault="00000000" w:rsidRPr="00000000" w14:paraId="0000010C">
      <w:pPr>
        <w:jc w:val="both"/>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10D">
      <w:pPr>
        <w:jc w:val="both"/>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10E">
      <w:pPr>
        <w:jc w:val="both"/>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10F">
      <w:pPr>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Error No. 2: crees que como eres un buen médico general automáticamente ganarás el examen.</w:t>
      </w:r>
    </w:p>
    <w:p w:rsidR="00000000" w:rsidDel="00000000" w:rsidP="00000000" w:rsidRDefault="00000000" w:rsidRPr="00000000" w14:paraId="00000110">
      <w:pPr>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La realidad es que en los exámenes las preguntas y casos SON DE "LIBRO". Si los abordas como en la vida real PERDERÁS EL EXAMEN.  </w:t>
      </w:r>
    </w:p>
    <w:p w:rsidR="00000000" w:rsidDel="00000000" w:rsidP="00000000" w:rsidRDefault="00000000" w:rsidRPr="00000000" w14:paraId="00000111">
      <w:pPr>
        <w:jc w:val="both"/>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112">
      <w:pPr>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Error No. 3: te intimidas porque crees que el examen se gana CONTESTANDO TODO BIEN.</w:t>
      </w:r>
    </w:p>
    <w:p w:rsidR="00000000" w:rsidDel="00000000" w:rsidP="00000000" w:rsidRDefault="00000000" w:rsidRPr="00000000" w14:paraId="00000113">
      <w:pPr>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La realidad es que los mejores puntajes sacan un 70 a 80% de respuestas buenas Y ESTO ES MÁS ESTRATEGIA QUE CONOCIMIENTO.</w:t>
      </w:r>
    </w:p>
    <w:p w:rsidR="00000000" w:rsidDel="00000000" w:rsidP="00000000" w:rsidRDefault="00000000" w:rsidRPr="00000000" w14:paraId="00000114">
      <w:pPr>
        <w:jc w:val="both"/>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115">
      <w:pPr>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Si quieres saber cómo en tan sólo 90 días podemos ayudarte a convertirte en residente con la metodología Paretomed, escribe Pareto en los comentarios y un asesor se pondrá en contacto contigo.</w:t>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pStyle w:val="Heading1"/>
        <w:rPr>
          <w:rFonts w:ascii="Verdana" w:cs="Verdana" w:eastAsia="Verdana" w:hAnsi="Verdana"/>
          <w:b w:val="1"/>
          <w:bCs w:val="1"/>
          <w:sz w:val="32"/>
          <w:szCs w:val="32"/>
        </w:rPr>
      </w:pPr>
      <w:bookmarkStart w:colFirst="0" w:colLast="0" w:name="_prfeudnjpj9w" w:id="12"/>
      <w:bookmarkEnd w:id="12"/>
      <w:r w:rsidDel="00000000" w:rsidR="00000000" w:rsidRPr="00000000">
        <w:rPr>
          <w:rFonts w:ascii="Verdana" w:cs="Verdana" w:eastAsia="Verdana" w:hAnsi="Verdana"/>
          <w:b w:val="1"/>
          <w:bCs w:val="1"/>
          <w:sz w:val="32"/>
          <w:szCs w:val="32"/>
          <w:rtl w:val="0"/>
        </w:rPr>
        <w:t xml:space="preserve">Tips para la entrevista</w:t>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Pasaste el examen DE RESIDENCIA y se viene la entrevista. Ten en cuenta estos tips para prepararte. EL NÚMERO 3 ES ESENCIAL:</w:t>
      </w:r>
    </w:p>
    <w:p w:rsidR="00000000" w:rsidDel="00000000" w:rsidP="00000000" w:rsidRDefault="00000000" w:rsidRPr="00000000" w14:paraId="0000011C">
      <w:pPr>
        <w:jc w:val="both"/>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11D">
      <w:pPr>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Tip No. 1: investiga la universidad a la cual aplicas. Debes conocer la historia de la universidad, PERO SOBRE TODO, que hace diferente la especialidad a la que aspiras EN ESA UNIVERSIDAD en comparación con otras.</w:t>
      </w:r>
    </w:p>
    <w:p w:rsidR="00000000" w:rsidDel="00000000" w:rsidP="00000000" w:rsidRDefault="00000000" w:rsidRPr="00000000" w14:paraId="0000011E">
      <w:pPr>
        <w:jc w:val="both"/>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11F">
      <w:pPr>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Tip No. 2: haz un guión con las respuestas a las preguntas más usuales Y APRÉNDETELO. NO DEBES IMPROVISAR.</w:t>
      </w:r>
    </w:p>
    <w:p w:rsidR="00000000" w:rsidDel="00000000" w:rsidP="00000000" w:rsidRDefault="00000000" w:rsidRPr="00000000" w14:paraId="00000120">
      <w:pPr>
        <w:jc w:val="both"/>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121">
      <w:pPr>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Tip No. 3: la pregunta "háblanos sobre ti" NO ES UNA INVITACIÓN a que cuentes tu vida personal. Aquí debes explicar tu trayectoria educativa y profesional de forma ordenada y cronológica. ESTA ES LA OPORTUNIDAD PARA RESALTAR TUS LOGROS. </w:t>
      </w:r>
    </w:p>
    <w:p w:rsidR="00000000" w:rsidDel="00000000" w:rsidP="00000000" w:rsidRDefault="00000000" w:rsidRPr="00000000" w14:paraId="00000122">
      <w:pPr>
        <w:jc w:val="both"/>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123">
      <w:pPr>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Y si quieres saber cómo en tan sólo 90 días puedes estar listo para ser admitido a la residencia, escribe Pareto en los comentarios y un asesor se pondrá en contacto contigo.  </w:t>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jc w:val="both"/>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126">
      <w:pPr>
        <w:pStyle w:val="Heading1"/>
        <w:jc w:val="both"/>
        <w:rPr/>
      </w:pPr>
      <w:bookmarkStart w:colFirst="0" w:colLast="0" w:name="_rbx1mfao99q3" w:id="13"/>
      <w:bookmarkEnd w:id="13"/>
      <w:r w:rsidDel="00000000" w:rsidR="00000000" w:rsidRPr="00000000">
        <w:rPr>
          <w:rtl w:val="0"/>
        </w:rPr>
        <w:t xml:space="preserve">TIPS PARA ENTREVISTA PARTE 2</w:t>
      </w:r>
    </w:p>
    <w:p w:rsidR="00000000" w:rsidDel="00000000" w:rsidP="00000000" w:rsidRDefault="00000000" w:rsidRPr="00000000" w14:paraId="00000127">
      <w:pPr>
        <w:jc w:val="both"/>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128">
      <w:pPr>
        <w:jc w:val="both"/>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129">
      <w:pPr>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Tip No. 4: escucha atentamente las preguntas de los entrevistadores y tómate un par de segundos para contestar. Esto te hará ver más formal y prudente.</w:t>
      </w:r>
    </w:p>
    <w:p w:rsidR="00000000" w:rsidDel="00000000" w:rsidP="00000000" w:rsidRDefault="00000000" w:rsidRPr="00000000" w14:paraId="0000012A">
      <w:pPr>
        <w:jc w:val="both"/>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12B">
      <w:pPr>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Tip No. 5: no te esfuerces por controlar los nervios. Es normal estar nervioso y los entrevistadores lo entienden, pero mientras más intentes controlarlo más nervioso estarás.</w:t>
      </w:r>
    </w:p>
    <w:p w:rsidR="00000000" w:rsidDel="00000000" w:rsidP="00000000" w:rsidRDefault="00000000" w:rsidRPr="00000000" w14:paraId="0000012C">
      <w:pPr>
        <w:jc w:val="both"/>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12D">
      <w:pPr>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Y si quieres saber cómo en tan sólo 90 días puedes estar listo para ser admitido a la residencia, escribe Pareto en los comentarios y un asesor se pondrá en contacto contigo.  </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pStyle w:val="Heading1"/>
        <w:rPr>
          <w:rFonts w:ascii="Verdana" w:cs="Verdana" w:eastAsia="Verdana" w:hAnsi="Verdana"/>
          <w:b w:val="1"/>
          <w:bCs w:val="1"/>
          <w:sz w:val="32"/>
          <w:szCs w:val="32"/>
        </w:rPr>
      </w:pPr>
      <w:bookmarkStart w:colFirst="0" w:colLast="0" w:name="_le3zz8it9c63" w:id="14"/>
      <w:bookmarkEnd w:id="14"/>
      <w:r w:rsidDel="00000000" w:rsidR="00000000" w:rsidRPr="00000000">
        <w:rPr>
          <w:rFonts w:ascii="Verdana" w:cs="Verdana" w:eastAsia="Verdana" w:hAnsi="Verdana"/>
          <w:b w:val="1"/>
          <w:bCs w:val="1"/>
          <w:sz w:val="32"/>
          <w:szCs w:val="32"/>
          <w:rtl w:val="0"/>
        </w:rPr>
        <w:t xml:space="preserve">Reel de tirotoxicosis</w:t>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Pregunta de endocrinología que nunca falta en un examen de residencias: como identificar las causas de tirotoxicosis.</w:t>
      </w:r>
    </w:p>
    <w:p w:rsidR="00000000" w:rsidDel="00000000" w:rsidP="00000000" w:rsidRDefault="00000000" w:rsidRPr="00000000" w14:paraId="00000133">
      <w:pPr>
        <w:jc w:val="both"/>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134">
      <w:pPr>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Primero recordemos que la tirotoxicosis se diagnostica por síntomas de hipertiroidismo asociado a una TSH baja y una T4 libre elevada; y es mediante la gammagrafía tiroidea con capacitación de yodo que determinamos la causa.</w:t>
      </w:r>
    </w:p>
    <w:p w:rsidR="00000000" w:rsidDel="00000000" w:rsidP="00000000" w:rsidRDefault="00000000" w:rsidRPr="00000000" w14:paraId="00000135">
      <w:pPr>
        <w:jc w:val="both"/>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136">
      <w:pPr>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Si en la gammagrafía encontramos una captación focal, es decir en un sólo punto de la glándula la respuesta será un adenoma funcionante.</w:t>
      </w:r>
    </w:p>
    <w:p w:rsidR="00000000" w:rsidDel="00000000" w:rsidP="00000000" w:rsidRDefault="00000000" w:rsidRPr="00000000" w14:paraId="00000137">
      <w:pPr>
        <w:jc w:val="both"/>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138">
      <w:pPr>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Si en cambio, hay captación difusa o sea a través de toda la glándula puede ser una enfermedad de Graves o un bocio multinodular tóxico, las diferenciamos porque en la primera la captación es homogénea y en la segunda es heterogénea.</w:t>
      </w:r>
    </w:p>
    <w:p w:rsidR="00000000" w:rsidDel="00000000" w:rsidP="00000000" w:rsidRDefault="00000000" w:rsidRPr="00000000" w14:paraId="00000139">
      <w:pPr>
        <w:jc w:val="both"/>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13A">
      <w:pPr>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Si no hay captación, esto quiere decir que la glándula NO ES la causante de la tirotoxicosis porque no atrapa el yodo que es necesario para producir las hormonas, en este caso mediremos los niveles de tiroglobulina sérica.</w:t>
      </w:r>
    </w:p>
    <w:p w:rsidR="00000000" w:rsidDel="00000000" w:rsidP="00000000" w:rsidRDefault="00000000" w:rsidRPr="00000000" w14:paraId="0000013B">
      <w:pPr>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ab/>
      </w:r>
    </w:p>
    <w:p w:rsidR="00000000" w:rsidDel="00000000" w:rsidP="00000000" w:rsidRDefault="00000000" w:rsidRPr="00000000" w14:paraId="0000013C">
      <w:pPr>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Normalmente está proteína se encarga de transportar las hormonas tiroideas por la sangre</w:t>
      </w:r>
    </w:p>
    <w:p w:rsidR="00000000" w:rsidDel="00000000" w:rsidP="00000000" w:rsidRDefault="00000000" w:rsidRPr="00000000" w14:paraId="0000013D">
      <w:pPr>
        <w:jc w:val="both"/>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13E">
      <w:pPr>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Entonces cuando sus niveles están disminuidos, probablemente el paciente ha ingerido grandes cantidades de levotiroxina de manera que la tiroglobulina se suprime por retroalimentación negativa, esto se conoce como tirotoxicosis facticia; </w:t>
      </w:r>
    </w:p>
    <w:p w:rsidR="00000000" w:rsidDel="00000000" w:rsidP="00000000" w:rsidRDefault="00000000" w:rsidRPr="00000000" w14:paraId="0000013F">
      <w:pPr>
        <w:jc w:val="both"/>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140">
      <w:pPr>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En cambio, si la tiroglobulina está elevada tenemos dos opciones: o es una tiroiditis que produjo destrucción de las células foliculares con la consecuente liberación de hormonas y por eso hay aumento de las mismas  o se trata de un tejido ectópico productor de hormona y tiroglobulina como es el tumor del estroma ovárico.</w:t>
      </w:r>
    </w:p>
    <w:p w:rsidR="00000000" w:rsidDel="00000000" w:rsidP="00000000" w:rsidRDefault="00000000" w:rsidRPr="00000000" w14:paraId="00000141">
      <w:pPr>
        <w:jc w:val="both"/>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142">
      <w:pPr>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Y si quieres saber cómo en tan sólo 90 días puedes estar listo para ser admitido a la residencia, escribe Pareto en los comentarios y un asesor se pondrá en contacto contigo.  </w:t>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pStyle w:val="Heading1"/>
        <w:rPr>
          <w:rFonts w:ascii="Verdana" w:cs="Verdana" w:eastAsia="Verdana" w:hAnsi="Verdana"/>
          <w:b w:val="1"/>
          <w:bCs w:val="1"/>
          <w:sz w:val="32"/>
          <w:szCs w:val="32"/>
        </w:rPr>
      </w:pPr>
      <w:bookmarkStart w:colFirst="0" w:colLast="0" w:name="_fzwg98wxqu5c" w:id="15"/>
      <w:bookmarkEnd w:id="15"/>
      <w:r w:rsidDel="00000000" w:rsidR="00000000" w:rsidRPr="00000000">
        <w:rPr>
          <w:rFonts w:ascii="Verdana" w:cs="Verdana" w:eastAsia="Verdana" w:hAnsi="Verdana"/>
          <w:b w:val="1"/>
          <w:bCs w:val="1"/>
          <w:sz w:val="32"/>
          <w:szCs w:val="32"/>
          <w:rtl w:val="0"/>
        </w:rPr>
        <w:t xml:space="preserve">Espondiloartropatías </w:t>
      </w:r>
    </w:p>
    <w:p w:rsidR="00000000" w:rsidDel="00000000" w:rsidP="00000000" w:rsidRDefault="00000000" w:rsidRPr="00000000" w14:paraId="00000145">
      <w:pPr>
        <w:jc w:val="both"/>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146">
      <w:pPr>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Pregunta de reumatología que nunca falta en un examen de residencias: un paciente con una probable espondiloartropatía y nos piden dar con el diagnóstico.</w:t>
      </w:r>
    </w:p>
    <w:p w:rsidR="00000000" w:rsidDel="00000000" w:rsidP="00000000" w:rsidRDefault="00000000" w:rsidRPr="00000000" w14:paraId="00000147">
      <w:pPr>
        <w:jc w:val="both"/>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148">
      <w:pPr>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Para responder, primero debes recordar que las espondiloartropatías son un grupo de enfermedades reumatológicas que afectan principalmente a la columna vertebral, las articulaciones y las entesis es decir las zonas de inserción de tendones o ligamentos , y estas  se caracterizan por ser seronegativas, es decir, no se detectan autoanticuerpos a diferencia de enfermedades como el lupus, Sjogren o la artritis reumatoide.</w:t>
      </w:r>
    </w:p>
    <w:p w:rsidR="00000000" w:rsidDel="00000000" w:rsidP="00000000" w:rsidRDefault="00000000" w:rsidRPr="00000000" w14:paraId="00000149">
      <w:pPr>
        <w:jc w:val="both"/>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14A">
      <w:pPr>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En EXÁMENES son cuatro las principales espondiloartropatías: la espondilitis anquilosante, la artritis psoriásica, la artritis reactiva y la artritis enteropática. Todas pueden producir artritis, espondilitis, entesitis, uveítis y lesiones cutáneas, pero las diferenciaremos con ciertos datos clave.</w:t>
      </w:r>
    </w:p>
    <w:p w:rsidR="00000000" w:rsidDel="00000000" w:rsidP="00000000" w:rsidRDefault="00000000" w:rsidRPr="00000000" w14:paraId="0000014B">
      <w:pPr>
        <w:jc w:val="both"/>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14C">
      <w:pPr>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Si nos dicen que predomina el compromiso en columna, sin artritis y sin compromiso cutáneo ni genitourinario, probablemente se trate de una espondilitis anquilosante; sobretodo si nos describen uveítis ya que el compromiso ocular es casi exclusivo de esta enfermedad </w:t>
      </w:r>
      <w:r w:rsidDel="00000000" w:rsidR="00000000" w:rsidRPr="00000000">
        <w:rPr>
          <w:rFonts w:ascii="Verdana" w:cs="Verdana" w:eastAsia="Verdana" w:hAnsi="Verdana"/>
          <w:sz w:val="24"/>
          <w:szCs w:val="24"/>
        </w:rPr>
        <w:drawing>
          <wp:inline distB="114300" distT="114300" distL="114300" distR="114300">
            <wp:extent cx="5731200" cy="32258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14D">
      <w:pPr>
        <w:jc w:val="both"/>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14E">
      <w:pPr>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En cambio, si lo que predomina es el compromiso articular, con poco compromiso</w:t>
        <w:tab/>
        <w:t xml:space="preserve">, quedamos con 3 opciones: artritis psoriásica, artritis reactiva o artritis enteropática. Las diferenciamos porque en la psoriásica habrá compromiso de las interfalángicas distales y usualmente se acompaña de lesiones cutáneas típicas de psoriasis. En cambio, en la artritis reactiva y en la enteropática el compromiso es más de miembros inferiores; para diferenciar estas últimas recuerda que en la reactiva lo clásico es un paciente que además de las manifestaciones reumatológicas tiene uretritis mientras que en la enteropática es común el antecedente de enfermedad inflamatoria intestinal como colitis ulcerativa o enfermedad de Crohn.</w:t>
      </w:r>
    </w:p>
    <w:p w:rsidR="00000000" w:rsidDel="00000000" w:rsidP="00000000" w:rsidRDefault="00000000" w:rsidRPr="00000000" w14:paraId="0000014F">
      <w:pPr>
        <w:jc w:val="both"/>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150">
      <w:pPr>
        <w:jc w:val="both"/>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151">
      <w:pPr>
        <w:jc w:val="both"/>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152">
      <w:pPr>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Como bonus,  recuerda que en todas es frecuente el compromiso de la piel a excepción de la espondilitis anquilosante. En la psoriásica predominan las lesiones de psoriasis con alteraciones de las uñas, en la reactiva las lesiones suelen aparecer en los genitales, y en la enteropática puede haber eritema nodoso o pioderma gangrenoso. </w:t>
      </w:r>
    </w:p>
    <w:p w:rsidR="00000000" w:rsidDel="00000000" w:rsidP="00000000" w:rsidRDefault="00000000" w:rsidRPr="00000000" w14:paraId="00000153">
      <w:pPr>
        <w:jc w:val="both"/>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154">
      <w:pPr>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Y si quieres saber cómo en tan sólo 90 días puedes estar listo para ser admitido a la residencia, escribe Pareto en los comentarios y un asesor se pondrá en contacto contigo.  </w:t>
      </w:r>
    </w:p>
    <w:p w:rsidR="00000000" w:rsidDel="00000000" w:rsidP="00000000" w:rsidRDefault="00000000" w:rsidRPr="00000000" w14:paraId="00000155">
      <w:pPr>
        <w:jc w:val="both"/>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156">
      <w:pPr>
        <w:pStyle w:val="Heading1"/>
        <w:rPr>
          <w:rFonts w:ascii="Verdana" w:cs="Verdana" w:eastAsia="Verdana" w:hAnsi="Verdana"/>
          <w:b w:val="1"/>
          <w:bCs w:val="1"/>
          <w:sz w:val="32"/>
          <w:szCs w:val="32"/>
        </w:rPr>
      </w:pPr>
      <w:bookmarkStart w:colFirst="0" w:colLast="0" w:name="_snyq7pwqm5fj" w:id="16"/>
      <w:bookmarkEnd w:id="16"/>
      <w:r w:rsidDel="00000000" w:rsidR="00000000" w:rsidRPr="00000000">
        <w:rPr>
          <w:rFonts w:ascii="Verdana" w:cs="Verdana" w:eastAsia="Verdana" w:hAnsi="Verdana"/>
          <w:b w:val="1"/>
          <w:bCs w:val="1"/>
          <w:sz w:val="32"/>
          <w:szCs w:val="32"/>
          <w:rtl w:val="0"/>
        </w:rPr>
        <w:t xml:space="preserve">Signos radiográficos, parte 1</w:t>
      </w:r>
    </w:p>
    <w:p w:rsidR="00000000" w:rsidDel="00000000" w:rsidP="00000000" w:rsidRDefault="00000000" w:rsidRPr="00000000" w14:paraId="00000157">
      <w:pPr>
        <w:jc w:val="both"/>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TRES signos radiográficos que siempre preguntan en un examen de residencias, parte 1. </w:t>
      </w:r>
    </w:p>
    <w:p w:rsidR="00000000" w:rsidDel="00000000" w:rsidP="00000000" w:rsidRDefault="00000000" w:rsidRPr="00000000" w14:paraId="0000015A">
      <w:pPr>
        <w:jc w:val="both"/>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15B">
      <w:pPr>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Primer paciente: un recién nacido con cianosis y disnea; en la radiografía de tórax se observa la siguiente imagen: la respuesta es un corazón en bota propio de la Tetralogía de Fallot.</w:t>
      </w:r>
    </w:p>
    <w:p w:rsidR="00000000" w:rsidDel="00000000" w:rsidP="00000000" w:rsidRDefault="00000000" w:rsidRPr="00000000" w14:paraId="0000015C">
      <w:pPr>
        <w:jc w:val="both"/>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15D">
      <w:pPr>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Segundo paciente: hombre joven con tos seca de dos semanas, fiebre vespertina y pérdida de peso. La respuesta es foco de Ghon en tuberculosis.  </w:t>
      </w:r>
    </w:p>
    <w:p w:rsidR="00000000" w:rsidDel="00000000" w:rsidP="00000000" w:rsidRDefault="00000000" w:rsidRPr="00000000" w14:paraId="0000015E">
      <w:pPr>
        <w:jc w:val="both"/>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15F">
      <w:pPr>
        <w:jc w:val="both"/>
        <w:rPr/>
      </w:pPr>
      <w:r w:rsidDel="00000000" w:rsidR="00000000" w:rsidRPr="00000000">
        <w:rPr>
          <w:rFonts w:ascii="Verdana" w:cs="Verdana" w:eastAsia="Verdana" w:hAnsi="Verdana"/>
          <w:sz w:val="24"/>
          <w:szCs w:val="24"/>
          <w:rtl w:val="0"/>
        </w:rPr>
        <w:t xml:space="preserve">Tercer paciente: adulto con dolor abdominal intenso, distensión abdominal con ausencia de deposiciones y flatos. Esto es lo que se ve en la serie de abdomen: aquí vemos el signo del grano de café, propio de un vólvulo del sigmoides.</w:t>
      </w:r>
      <w:r w:rsidDel="00000000" w:rsidR="00000000" w:rsidRPr="00000000">
        <w:rPr>
          <w:rtl w:val="0"/>
        </w:rPr>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pStyle w:val="Heading1"/>
        <w:jc w:val="both"/>
        <w:rPr/>
      </w:pPr>
      <w:bookmarkStart w:colFirst="0" w:colLast="0" w:name="_oztjycjjq4rc" w:id="17"/>
      <w:bookmarkEnd w:id="17"/>
      <w:r w:rsidDel="00000000" w:rsidR="00000000" w:rsidRPr="00000000">
        <w:rPr>
          <w:rtl w:val="0"/>
        </w:rPr>
        <w:t xml:space="preserve">GINECOLOGÍA PALM COEIN 1</w:t>
      </w:r>
    </w:p>
    <w:p w:rsidR="00000000" w:rsidDel="00000000" w:rsidP="00000000" w:rsidRDefault="00000000" w:rsidRPr="00000000" w14:paraId="00000162">
      <w:pPr>
        <w:jc w:val="both"/>
        <w:rPr/>
      </w:pPr>
      <w:r w:rsidDel="00000000" w:rsidR="00000000" w:rsidRPr="00000000">
        <w:rPr>
          <w:rtl w:val="0"/>
        </w:rPr>
      </w:r>
    </w:p>
    <w:p w:rsidR="00000000" w:rsidDel="00000000" w:rsidP="00000000" w:rsidRDefault="00000000" w:rsidRPr="00000000" w14:paraId="00000163">
      <w:pPr>
        <w:jc w:val="both"/>
        <w:rPr/>
      </w:pPr>
      <w:r w:rsidDel="00000000" w:rsidR="00000000" w:rsidRPr="00000000">
        <w:rPr>
          <w:rtl w:val="0"/>
        </w:rPr>
        <w:t xml:space="preserve">Pregunta de ginecología que nunca falta en un exámen de residencias</w:t>
      </w:r>
    </w:p>
    <w:p w:rsidR="00000000" w:rsidDel="00000000" w:rsidP="00000000" w:rsidRDefault="00000000" w:rsidRPr="00000000" w14:paraId="00000164">
      <w:pPr>
        <w:jc w:val="both"/>
        <w:rPr/>
      </w:pPr>
      <w:r w:rsidDel="00000000" w:rsidR="00000000" w:rsidRPr="00000000">
        <w:rPr>
          <w:rtl w:val="0"/>
        </w:rPr>
      </w:r>
    </w:p>
    <w:p w:rsidR="00000000" w:rsidDel="00000000" w:rsidP="00000000" w:rsidRDefault="00000000" w:rsidRPr="00000000" w14:paraId="00000165">
      <w:pPr>
        <w:jc w:val="both"/>
        <w:rPr/>
      </w:pPr>
      <w:r w:rsidDel="00000000" w:rsidR="00000000" w:rsidRPr="00000000">
        <w:rPr>
          <w:rtl w:val="0"/>
        </w:rPr>
        <w:t xml:space="preserve">Una paciente con sangrado uterino anormal y nos piden  identificar las causas</w:t>
      </w:r>
    </w:p>
    <w:p w:rsidR="00000000" w:rsidDel="00000000" w:rsidP="00000000" w:rsidRDefault="00000000" w:rsidRPr="00000000" w14:paraId="00000166">
      <w:pPr>
        <w:jc w:val="both"/>
        <w:rPr/>
      </w:pPr>
      <w:r w:rsidDel="00000000" w:rsidR="00000000" w:rsidRPr="00000000">
        <w:rPr>
          <w:rtl w:val="0"/>
        </w:rPr>
      </w:r>
    </w:p>
    <w:p w:rsidR="00000000" w:rsidDel="00000000" w:rsidP="00000000" w:rsidRDefault="00000000" w:rsidRPr="00000000" w14:paraId="00000167">
      <w:pPr>
        <w:jc w:val="both"/>
        <w:rPr/>
      </w:pPr>
      <w:r w:rsidDel="00000000" w:rsidR="00000000" w:rsidRPr="00000000">
        <w:rPr>
          <w:rtl w:val="0"/>
        </w:rPr>
        <w:t xml:space="preserve">Seguramente recordarás la mnemotecnia PALM COEIN</w:t>
      </w:r>
    </w:p>
    <w:p w:rsidR="00000000" w:rsidDel="00000000" w:rsidP="00000000" w:rsidRDefault="00000000" w:rsidRPr="00000000" w14:paraId="00000168">
      <w:pPr>
        <w:jc w:val="both"/>
        <w:rPr/>
      </w:pPr>
      <w:r w:rsidDel="00000000" w:rsidR="00000000" w:rsidRPr="00000000">
        <w:rPr>
          <w:rtl w:val="0"/>
        </w:rPr>
      </w:r>
    </w:p>
    <w:p w:rsidR="00000000" w:rsidDel="00000000" w:rsidP="00000000" w:rsidRDefault="00000000" w:rsidRPr="00000000" w14:paraId="00000169">
      <w:pPr>
        <w:jc w:val="both"/>
        <w:rPr/>
      </w:pPr>
      <w:r w:rsidDel="00000000" w:rsidR="00000000" w:rsidRPr="00000000">
        <w:rPr>
          <w:rtl w:val="0"/>
        </w:rPr>
        <w:t xml:space="preserve">Pero en PARETOMED vamos a hacerla más sencilla, para que nunca se te olvide.</w:t>
      </w:r>
    </w:p>
    <w:p w:rsidR="00000000" w:rsidDel="00000000" w:rsidP="00000000" w:rsidRDefault="00000000" w:rsidRPr="00000000" w14:paraId="0000016A">
      <w:pPr>
        <w:jc w:val="both"/>
        <w:rPr/>
      </w:pPr>
      <w:r w:rsidDel="00000000" w:rsidR="00000000" w:rsidRPr="00000000">
        <w:rPr>
          <w:rtl w:val="0"/>
        </w:rPr>
      </w:r>
    </w:p>
    <w:p w:rsidR="00000000" w:rsidDel="00000000" w:rsidP="00000000" w:rsidRDefault="00000000" w:rsidRPr="00000000" w14:paraId="0000016B">
      <w:pPr>
        <w:jc w:val="both"/>
        <w:rPr/>
      </w:pPr>
      <w:r w:rsidDel="00000000" w:rsidR="00000000" w:rsidRPr="00000000">
        <w:rPr>
          <w:rtl w:val="0"/>
        </w:rPr>
        <w:t xml:space="preserve">En una pregunta de exámen solo debes recordar los siguientes datos clave </w:t>
      </w:r>
    </w:p>
    <w:p w:rsidR="00000000" w:rsidDel="00000000" w:rsidP="00000000" w:rsidRDefault="00000000" w:rsidRPr="00000000" w14:paraId="0000016C">
      <w:pPr>
        <w:jc w:val="both"/>
        <w:rPr/>
      </w:pPr>
      <w:r w:rsidDel="00000000" w:rsidR="00000000" w:rsidRPr="00000000">
        <w:rPr>
          <w:rtl w:val="0"/>
        </w:rPr>
      </w:r>
    </w:p>
    <w:p w:rsidR="00000000" w:rsidDel="00000000" w:rsidP="00000000" w:rsidRDefault="00000000" w:rsidRPr="00000000" w14:paraId="0000016D">
      <w:pPr>
        <w:jc w:val="both"/>
        <w:rPr/>
      </w:pPr>
      <w:r w:rsidDel="00000000" w:rsidR="00000000" w:rsidRPr="00000000">
        <w:rPr>
          <w:rtl w:val="0"/>
        </w:rPr>
        <w:t xml:space="preserve">Si quieres entender la primera parte de la mnemotecnia PALM piensa en algo PALPABLE</w:t>
      </w:r>
    </w:p>
    <w:p w:rsidR="00000000" w:rsidDel="00000000" w:rsidP="00000000" w:rsidRDefault="00000000" w:rsidRPr="00000000" w14:paraId="0000016E">
      <w:pPr>
        <w:jc w:val="both"/>
        <w:rPr/>
      </w:pPr>
      <w:r w:rsidDel="00000000" w:rsidR="00000000" w:rsidRPr="00000000">
        <w:rPr>
          <w:rtl w:val="0"/>
        </w:rPr>
      </w:r>
    </w:p>
    <w:p w:rsidR="00000000" w:rsidDel="00000000" w:rsidP="00000000" w:rsidRDefault="00000000" w:rsidRPr="00000000" w14:paraId="0000016F">
      <w:pPr>
        <w:jc w:val="both"/>
        <w:rPr/>
      </w:pPr>
      <w:r w:rsidDel="00000000" w:rsidR="00000000" w:rsidRPr="00000000">
        <w:rPr>
          <w:rtl w:val="0"/>
        </w:rPr>
        <w:t xml:space="preserve">Si nos dicen paciente con Menstruaciones abundantes y prolongadas, dismenorrea y posible masa uterina palpable tendremos tres opciones</w:t>
      </w:r>
      <w:r w:rsidDel="00000000" w:rsidR="00000000" w:rsidRPr="00000000">
        <w:rPr>
          <w:rtl w:val="0"/>
        </w:rPr>
      </w:r>
    </w:p>
    <w:p w:rsidR="00000000" w:rsidDel="00000000" w:rsidP="00000000" w:rsidRDefault="00000000" w:rsidRPr="00000000" w14:paraId="00000170">
      <w:pPr>
        <w:jc w:val="both"/>
        <w:rPr/>
      </w:pPr>
      <w:r w:rsidDel="00000000" w:rsidR="00000000" w:rsidRPr="00000000">
        <w:rPr>
          <w:b w:val="1"/>
          <w:bCs w:val="1"/>
          <w:rtl w:val="0"/>
        </w:rPr>
        <w:t xml:space="preserve">P:</w:t>
      </w:r>
      <w:r w:rsidDel="00000000" w:rsidR="00000000" w:rsidRPr="00000000">
        <w:rPr>
          <w:rtl w:val="0"/>
        </w:rPr>
        <w:t xml:space="preserve"> Pólipos endometriales</w:t>
      </w:r>
      <w:r w:rsidDel="00000000" w:rsidR="00000000" w:rsidRPr="00000000">
        <w:rPr>
          <w:rtl w:val="0"/>
        </w:rPr>
        <w:t xml:space="preserve"> </w:t>
      </w:r>
      <w:r w:rsidDel="00000000" w:rsidR="00000000" w:rsidRPr="00000000">
        <w:rPr>
          <w:b w:val="1"/>
          <w:bCs w:val="1"/>
          <w:rtl w:val="0"/>
        </w:rPr>
        <w:t xml:space="preserve">A:</w:t>
      </w:r>
      <w:r w:rsidDel="00000000" w:rsidR="00000000" w:rsidRPr="00000000">
        <w:rPr>
          <w:rtl w:val="0"/>
        </w:rPr>
        <w:t xml:space="preserve"> Adenomiosis</w:t>
      </w:r>
      <w:r w:rsidDel="00000000" w:rsidR="00000000" w:rsidRPr="00000000">
        <w:rPr>
          <w:rtl w:val="0"/>
        </w:rPr>
        <w:t xml:space="preserve"> o </w:t>
      </w:r>
      <w:r w:rsidDel="00000000" w:rsidR="00000000" w:rsidRPr="00000000">
        <w:rPr>
          <w:b w:val="1"/>
          <w:bCs w:val="1"/>
          <w:rtl w:val="0"/>
        </w:rPr>
        <w:t xml:space="preserve">L:</w:t>
      </w:r>
      <w:r w:rsidDel="00000000" w:rsidR="00000000" w:rsidRPr="00000000">
        <w:rPr>
          <w:b w:val="1"/>
          <w:bCs w:val="1"/>
          <w:rtl w:val="0"/>
        </w:rPr>
        <w:t xml:space="preserve"> </w:t>
      </w:r>
      <w:r w:rsidDel="00000000" w:rsidR="00000000" w:rsidRPr="00000000">
        <w:rPr>
          <w:rtl w:val="0"/>
        </w:rPr>
        <w:t xml:space="preserve">Leiomiomas</w:t>
      </w:r>
    </w:p>
    <w:p w:rsidR="00000000" w:rsidDel="00000000" w:rsidP="00000000" w:rsidRDefault="00000000" w:rsidRPr="00000000" w14:paraId="00000171">
      <w:pPr>
        <w:jc w:val="both"/>
        <w:rPr/>
      </w:pPr>
      <w:r w:rsidDel="00000000" w:rsidR="00000000" w:rsidRPr="00000000">
        <w:rPr>
          <w:rtl w:val="0"/>
        </w:rPr>
      </w:r>
    </w:p>
    <w:p w:rsidR="00000000" w:rsidDel="00000000" w:rsidP="00000000" w:rsidRDefault="00000000" w:rsidRPr="00000000" w14:paraId="00000172">
      <w:pPr>
        <w:jc w:val="both"/>
        <w:rPr/>
      </w:pPr>
      <w:r w:rsidDel="00000000" w:rsidR="00000000" w:rsidRPr="00000000">
        <w:rPr>
          <w:rtl w:val="0"/>
        </w:rPr>
        <w:t xml:space="preserve">Usualmente solo podemos diferenciarlas a través de un estudio imagenológico</w:t>
      </w:r>
    </w:p>
    <w:p w:rsidR="00000000" w:rsidDel="00000000" w:rsidP="00000000" w:rsidRDefault="00000000" w:rsidRPr="00000000" w14:paraId="00000173">
      <w:pPr>
        <w:jc w:val="both"/>
        <w:rPr/>
      </w:pPr>
      <w:r w:rsidDel="00000000" w:rsidR="00000000" w:rsidRPr="00000000">
        <w:rPr>
          <w:rtl w:val="0"/>
        </w:rPr>
      </w:r>
    </w:p>
    <w:p w:rsidR="00000000" w:rsidDel="00000000" w:rsidP="00000000" w:rsidRDefault="00000000" w:rsidRPr="00000000" w14:paraId="00000174">
      <w:pPr>
        <w:jc w:val="both"/>
        <w:rPr/>
      </w:pPr>
      <w:r w:rsidDel="00000000" w:rsidR="00000000" w:rsidRPr="00000000">
        <w:rPr>
          <w:rtl w:val="0"/>
        </w:rPr>
        <w:t xml:space="preserve">Si nos hablan de una paciente de edad avanzada con sangrado postmenopáusico y factores de riesgo como obesidad, diabetes o terapia hormonal piensa en </w:t>
      </w:r>
      <w:r w:rsidDel="00000000" w:rsidR="00000000" w:rsidRPr="00000000">
        <w:rPr>
          <w:b w:val="1"/>
          <w:bCs w:val="1"/>
          <w:rtl w:val="0"/>
        </w:rPr>
        <w:t xml:space="preserve">M:</w:t>
      </w:r>
      <w:r w:rsidDel="00000000" w:rsidR="00000000" w:rsidRPr="00000000">
        <w:rPr>
          <w:rtl w:val="0"/>
        </w:rPr>
        <w:t xml:space="preserve"> Malignidad (cáncer de endometrio o de cérvix)</w:t>
      </w:r>
      <w:r w:rsidDel="00000000" w:rsidR="00000000" w:rsidRPr="00000000">
        <w:rPr>
          <w:rtl w:val="0"/>
        </w:rPr>
      </w:r>
    </w:p>
    <w:p w:rsidR="00000000" w:rsidDel="00000000" w:rsidP="00000000" w:rsidRDefault="00000000" w:rsidRPr="00000000" w14:paraId="00000175">
      <w:pPr>
        <w:jc w:val="both"/>
        <w:rPr/>
      </w:pPr>
      <w:r w:rsidDel="00000000" w:rsidR="00000000" w:rsidRPr="00000000">
        <w:rPr>
          <w:rtl w:val="0"/>
        </w:rPr>
      </w:r>
    </w:p>
    <w:p w:rsidR="00000000" w:rsidDel="00000000" w:rsidP="00000000" w:rsidRDefault="00000000" w:rsidRPr="00000000" w14:paraId="00000176">
      <w:pPr>
        <w:jc w:val="both"/>
        <w:rPr/>
      </w:pPr>
      <w:r w:rsidDel="00000000" w:rsidR="00000000" w:rsidRPr="00000000">
        <w:rPr>
          <w:rtl w:val="0"/>
        </w:rPr>
        <w:t xml:space="preserve">Y para las siguiente parte de la MNEMOTECNIA COEIN piensa en algo</w:t>
      </w:r>
    </w:p>
    <w:p w:rsidR="00000000" w:rsidDel="00000000" w:rsidP="00000000" w:rsidRDefault="00000000" w:rsidRPr="00000000" w14:paraId="00000177">
      <w:pPr>
        <w:jc w:val="both"/>
        <w:rPr/>
      </w:pPr>
      <w:r w:rsidDel="00000000" w:rsidR="00000000" w:rsidRPr="00000000">
        <w:rPr>
          <w:rtl w:val="0"/>
        </w:rPr>
        <w:t xml:space="preserve"> CUANTIFICABLE</w:t>
      </w:r>
    </w:p>
    <w:p w:rsidR="00000000" w:rsidDel="00000000" w:rsidP="00000000" w:rsidRDefault="00000000" w:rsidRPr="00000000" w14:paraId="00000178">
      <w:pPr>
        <w:jc w:val="both"/>
        <w:rPr/>
      </w:pPr>
      <w:r w:rsidDel="00000000" w:rsidR="00000000" w:rsidRPr="00000000">
        <w:rPr>
          <w:rtl w:val="0"/>
        </w:rPr>
      </w:r>
    </w:p>
    <w:p w:rsidR="00000000" w:rsidDel="00000000" w:rsidP="00000000" w:rsidRDefault="00000000" w:rsidRPr="00000000" w14:paraId="00000179">
      <w:pPr>
        <w:jc w:val="both"/>
        <w:rPr/>
      </w:pPr>
      <w:r w:rsidDel="00000000" w:rsidR="00000000" w:rsidRPr="00000000">
        <w:rPr>
          <w:rtl w:val="0"/>
        </w:rPr>
        <w:t xml:space="preserve">Cuando te digan que la paciente es joven y tiene antecedentes de sangrado fácil </w:t>
      </w:r>
      <w:r w:rsidDel="00000000" w:rsidR="00000000" w:rsidRPr="00000000">
        <w:rPr>
          <w:highlight w:val="yellow"/>
          <w:rtl w:val="0"/>
        </w:rPr>
        <w:t xml:space="preserve">excesivo </w:t>
      </w:r>
      <w:r w:rsidDel="00000000" w:rsidR="00000000" w:rsidRPr="00000000">
        <w:rPr>
          <w:rtl w:val="0"/>
        </w:rPr>
        <w:t xml:space="preserve">como (hematomas, epistaxis) después de cirugías o traumas e historia familiar de trastornos hemorrágicos la respuesta será la </w:t>
      </w:r>
      <w:r w:rsidDel="00000000" w:rsidR="00000000" w:rsidRPr="00000000">
        <w:rPr>
          <w:b w:val="1"/>
          <w:bCs w:val="1"/>
          <w:rtl w:val="0"/>
        </w:rPr>
        <w:t xml:space="preserve">C:</w:t>
      </w:r>
      <w:r w:rsidDel="00000000" w:rsidR="00000000" w:rsidRPr="00000000">
        <w:rPr>
          <w:rtl w:val="0"/>
        </w:rPr>
        <w:t xml:space="preserve"> Coagulopatías</w:t>
      </w:r>
      <w:r w:rsidDel="00000000" w:rsidR="00000000" w:rsidRPr="00000000">
        <w:rPr>
          <w:rtl w:val="0"/>
        </w:rPr>
      </w:r>
    </w:p>
    <w:p w:rsidR="00000000" w:rsidDel="00000000" w:rsidP="00000000" w:rsidRDefault="00000000" w:rsidRPr="00000000" w14:paraId="0000017A">
      <w:pPr>
        <w:jc w:val="both"/>
        <w:rPr/>
      </w:pPr>
      <w:r w:rsidDel="00000000" w:rsidR="00000000" w:rsidRPr="00000000">
        <w:rPr>
          <w:rtl w:val="0"/>
        </w:rPr>
      </w:r>
    </w:p>
    <w:p w:rsidR="00000000" w:rsidDel="00000000" w:rsidP="00000000" w:rsidRDefault="00000000" w:rsidRPr="00000000" w14:paraId="0000017B">
      <w:pPr>
        <w:ind w:left="0" w:firstLine="0"/>
        <w:jc w:val="both"/>
        <w:rPr/>
      </w:pPr>
      <w:r w:rsidDel="00000000" w:rsidR="00000000" w:rsidRPr="00000000">
        <w:rPr>
          <w:rtl w:val="0"/>
        </w:rPr>
        <w:t xml:space="preserve">En una paciente usualmente joven con ciclos menstruales irregulares, hirsutismo, acné y obesidad. </w:t>
      </w:r>
      <w:r w:rsidDel="00000000" w:rsidR="00000000" w:rsidRPr="00000000">
        <w:rPr>
          <w:b w:val="1"/>
          <w:bCs w:val="1"/>
          <w:rtl w:val="0"/>
        </w:rPr>
        <w:t xml:space="preserve">O:</w:t>
      </w:r>
      <w:r w:rsidDel="00000000" w:rsidR="00000000" w:rsidRPr="00000000">
        <w:rPr>
          <w:rtl w:val="0"/>
        </w:rPr>
        <w:t xml:space="preserve"> Ovarios poliquísticos</w:t>
      </w:r>
      <w:r w:rsidDel="00000000" w:rsidR="00000000" w:rsidRPr="00000000">
        <w:rPr>
          <w:rtl w:val="0"/>
        </w:rPr>
      </w:r>
    </w:p>
    <w:p w:rsidR="00000000" w:rsidDel="00000000" w:rsidP="00000000" w:rsidRDefault="00000000" w:rsidRPr="00000000" w14:paraId="0000017C">
      <w:pPr>
        <w:jc w:val="both"/>
        <w:rPr/>
      </w:pPr>
      <w:r w:rsidDel="00000000" w:rsidR="00000000" w:rsidRPr="00000000">
        <w:rPr>
          <w:rtl w:val="0"/>
        </w:rPr>
      </w:r>
    </w:p>
    <w:p w:rsidR="00000000" w:rsidDel="00000000" w:rsidP="00000000" w:rsidRDefault="00000000" w:rsidRPr="00000000" w14:paraId="0000017D">
      <w:pPr>
        <w:ind w:left="0" w:firstLine="0"/>
        <w:jc w:val="both"/>
        <w:rPr/>
      </w:pPr>
      <w:r w:rsidDel="00000000" w:rsidR="00000000" w:rsidRPr="00000000">
        <w:rPr>
          <w:rtl w:val="0"/>
        </w:rPr>
        <w:t xml:space="preserve">Si nos describen dolor pélvico, fiebre y flujo vaginal anormal o maloliente a menudo después de un procedimiento invasivo la respuesta será una </w:t>
      </w:r>
      <w:r w:rsidDel="00000000" w:rsidR="00000000" w:rsidRPr="00000000">
        <w:rPr>
          <w:b w:val="1"/>
          <w:bCs w:val="1"/>
          <w:rtl w:val="0"/>
        </w:rPr>
        <w:t xml:space="preserve">E:</w:t>
      </w:r>
      <w:r w:rsidDel="00000000" w:rsidR="00000000" w:rsidRPr="00000000">
        <w:rPr>
          <w:rtl w:val="0"/>
        </w:rPr>
        <w:t xml:space="preserve"> Endometri</w:t>
      </w:r>
      <w:r w:rsidDel="00000000" w:rsidR="00000000" w:rsidRPr="00000000">
        <w:rPr>
          <w:rtl w:val="0"/>
        </w:rPr>
        <w:t xml:space="preserve">o</w:t>
      </w:r>
    </w:p>
    <w:p w:rsidR="00000000" w:rsidDel="00000000" w:rsidP="00000000" w:rsidRDefault="00000000" w:rsidRPr="00000000" w14:paraId="0000017E">
      <w:pPr>
        <w:jc w:val="both"/>
        <w:rPr/>
      </w:pPr>
      <w:r w:rsidDel="00000000" w:rsidR="00000000" w:rsidRPr="00000000">
        <w:rPr>
          <w:rtl w:val="0"/>
        </w:rPr>
      </w:r>
    </w:p>
    <w:p w:rsidR="00000000" w:rsidDel="00000000" w:rsidP="00000000" w:rsidRDefault="00000000" w:rsidRPr="00000000" w14:paraId="0000017F">
      <w:pPr>
        <w:jc w:val="both"/>
        <w:rPr/>
      </w:pPr>
      <w:r w:rsidDel="00000000" w:rsidR="00000000" w:rsidRPr="00000000">
        <w:rPr>
          <w:rtl w:val="0"/>
        </w:rPr>
        <w:t xml:space="preserve">Si lo único que nos mencionan es el inicio reciente de anticonceptivos hormonales, dispositivos intrauterinos o terapia hormonal. es probable que la causa sea una </w:t>
      </w:r>
      <w:r w:rsidDel="00000000" w:rsidR="00000000" w:rsidRPr="00000000">
        <w:rPr>
          <w:b w:val="1"/>
          <w:bCs w:val="1"/>
          <w:rtl w:val="0"/>
        </w:rPr>
        <w:t xml:space="preserve">I:</w:t>
      </w:r>
      <w:r w:rsidDel="00000000" w:rsidR="00000000" w:rsidRPr="00000000">
        <w:rPr>
          <w:rtl w:val="0"/>
        </w:rPr>
        <w:t xml:space="preserve"> Iatrogenia</w:t>
      </w:r>
      <w:r w:rsidDel="00000000" w:rsidR="00000000" w:rsidRPr="00000000">
        <w:rPr>
          <w:rtl w:val="0"/>
        </w:rPr>
      </w:r>
    </w:p>
    <w:p w:rsidR="00000000" w:rsidDel="00000000" w:rsidP="00000000" w:rsidRDefault="00000000" w:rsidRPr="00000000" w14:paraId="00000180">
      <w:pPr>
        <w:jc w:val="both"/>
        <w:rPr/>
      </w:pPr>
      <w:r w:rsidDel="00000000" w:rsidR="00000000" w:rsidRPr="00000000">
        <w:rPr>
          <w:rtl w:val="0"/>
        </w:rPr>
      </w:r>
    </w:p>
    <w:p w:rsidR="00000000" w:rsidDel="00000000" w:rsidP="00000000" w:rsidRDefault="00000000" w:rsidRPr="00000000" w14:paraId="00000181">
      <w:pPr>
        <w:jc w:val="both"/>
        <w:rPr/>
      </w:pPr>
      <w:r w:rsidDel="00000000" w:rsidR="00000000" w:rsidRPr="00000000">
        <w:rPr>
          <w:rtl w:val="0"/>
        </w:rPr>
        <w:t xml:space="preserve">Y por último recuerda que factores psicológicos como estrés, ansiedad o depresión, especialmente en mujeres jóvenes sin otra causa aparente. pueden ser una causa </w:t>
      </w:r>
      <w:r w:rsidDel="00000000" w:rsidR="00000000" w:rsidRPr="00000000">
        <w:rPr>
          <w:b w:val="1"/>
          <w:bCs w:val="1"/>
          <w:rtl w:val="0"/>
        </w:rPr>
        <w:t xml:space="preserve">N:</w:t>
      </w:r>
      <w:r w:rsidDel="00000000" w:rsidR="00000000" w:rsidRPr="00000000">
        <w:rPr>
          <w:rtl w:val="0"/>
        </w:rPr>
        <w:t xml:space="preserve"> No orgánic</w:t>
      </w:r>
      <w:r w:rsidDel="00000000" w:rsidR="00000000" w:rsidRPr="00000000">
        <w:rPr>
          <w:rtl w:val="0"/>
        </w:rPr>
        <w:t xml:space="preserve">a de sangrado uterino anormal</w:t>
      </w:r>
    </w:p>
    <w:p w:rsidR="00000000" w:rsidDel="00000000" w:rsidP="00000000" w:rsidRDefault="00000000" w:rsidRPr="00000000" w14:paraId="00000182">
      <w:pPr>
        <w:jc w:val="both"/>
        <w:rPr/>
      </w:pPr>
      <w:r w:rsidDel="00000000" w:rsidR="00000000" w:rsidRPr="00000000">
        <w:rPr>
          <w:rtl w:val="0"/>
        </w:rPr>
      </w:r>
    </w:p>
    <w:p w:rsidR="00000000" w:rsidDel="00000000" w:rsidP="00000000" w:rsidRDefault="00000000" w:rsidRPr="00000000" w14:paraId="00000183">
      <w:pPr>
        <w:pStyle w:val="Heading1"/>
        <w:rPr>
          <w:rFonts w:ascii="Verdana" w:cs="Verdana" w:eastAsia="Verdana" w:hAnsi="Verdana"/>
          <w:b w:val="1"/>
          <w:bCs w:val="1"/>
          <w:sz w:val="32"/>
          <w:szCs w:val="32"/>
          <w:highlight w:val="green"/>
        </w:rPr>
      </w:pPr>
      <w:bookmarkStart w:colFirst="0" w:colLast="0" w:name="_ktzfelcky0dx" w:id="18"/>
      <w:bookmarkEnd w:id="18"/>
      <w:r w:rsidDel="00000000" w:rsidR="00000000" w:rsidRPr="00000000">
        <w:rPr>
          <w:rFonts w:ascii="Verdana" w:cs="Verdana" w:eastAsia="Verdana" w:hAnsi="Verdana"/>
          <w:b w:val="1"/>
          <w:bCs w:val="1"/>
          <w:sz w:val="32"/>
          <w:szCs w:val="32"/>
          <w:highlight w:val="green"/>
          <w:rtl w:val="0"/>
        </w:rPr>
        <w:t xml:space="preserve">Signos radiográficos, parte 2</w:t>
      </w:r>
    </w:p>
    <w:p w:rsidR="00000000" w:rsidDel="00000000" w:rsidP="00000000" w:rsidRDefault="00000000" w:rsidRPr="00000000" w14:paraId="00000184">
      <w:pPr>
        <w:rPr/>
      </w:pPr>
      <w:r w:rsidDel="00000000" w:rsidR="00000000" w:rsidRPr="00000000">
        <w:rPr>
          <w:rtl w:val="0"/>
        </w:rPr>
      </w:r>
    </w:p>
    <w:p w:rsidR="00000000" w:rsidDel="00000000" w:rsidP="00000000" w:rsidRDefault="00000000" w:rsidRPr="00000000" w14:paraId="00000185">
      <w:pPr>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TRES signos radiográficos que siempre preguntan en un examen de residencias, parte 2. </w:t>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Este primer paciente se presentó con disnea súbita, dolor pleurítico, taquicardia, tos y hemoptisis y se le hizo la siguiente radiografía: aquí vemos la joroba de Hampton que corresponde a infarto pulmonar en el tromboembolismo pulmonar.</w:t>
      </w:r>
    </w:p>
    <w:p w:rsidR="00000000" w:rsidDel="00000000" w:rsidP="00000000" w:rsidRDefault="00000000" w:rsidRPr="00000000" w14:paraId="00000188">
      <w:pPr>
        <w:jc w:val="both"/>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189">
      <w:pPr>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El segundo paciente es una mujer con tos crónica y expectoración purulenta principalmente en las mañanas. Se le hace una tomografía que muestra esta imagen: la respuesta es signo del anillo de sello propio de bronquiectasias.  </w:t>
      </w:r>
    </w:p>
    <w:p w:rsidR="00000000" w:rsidDel="00000000" w:rsidP="00000000" w:rsidRDefault="00000000" w:rsidRPr="00000000" w14:paraId="0000018A">
      <w:pPr>
        <w:jc w:val="both"/>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18B">
      <w:pPr>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Este tercer paciente es un hombre joven con deterioro de clase funcional y dolor torácico al inspirar. Hace dos semanas tuvo una infección viral. Esta es la radiografía: la respuesta es el signo de la cantimplora en el derrame pericárdico.</w:t>
      </w:r>
    </w:p>
    <w:p w:rsidR="00000000" w:rsidDel="00000000" w:rsidP="00000000" w:rsidRDefault="00000000" w:rsidRPr="00000000" w14:paraId="0000018C">
      <w:pPr>
        <w:jc w:val="both"/>
        <w:rPr/>
      </w:pPr>
      <w:r w:rsidDel="00000000" w:rsidR="00000000" w:rsidRPr="00000000">
        <w:rPr>
          <w:rtl w:val="0"/>
        </w:rPr>
      </w:r>
    </w:p>
    <w:p w:rsidR="00000000" w:rsidDel="00000000" w:rsidP="00000000" w:rsidRDefault="00000000" w:rsidRPr="00000000" w14:paraId="0000018D">
      <w:pPr>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Y si quieres saber cómo en tan sólo 90 días puedes estar listo para ser admitido a la residencia, escribe Pareto en los comentarios y un asesor se pondrá en contacto contigo.  </w:t>
      </w:r>
    </w:p>
    <w:p w:rsidR="00000000" w:rsidDel="00000000" w:rsidP="00000000" w:rsidRDefault="00000000" w:rsidRPr="00000000" w14:paraId="0000018E">
      <w:pPr>
        <w:jc w:val="both"/>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18F">
      <w:pPr>
        <w:pStyle w:val="Heading1"/>
        <w:rPr>
          <w:rFonts w:ascii="Verdana" w:cs="Verdana" w:eastAsia="Verdana" w:hAnsi="Verdana"/>
          <w:b w:val="1"/>
          <w:bCs w:val="1"/>
          <w:sz w:val="32"/>
          <w:szCs w:val="32"/>
        </w:rPr>
      </w:pPr>
      <w:bookmarkStart w:colFirst="0" w:colLast="0" w:name="_5sdshk4qzon7" w:id="19"/>
      <w:bookmarkEnd w:id="19"/>
      <w:r w:rsidDel="00000000" w:rsidR="00000000" w:rsidRPr="00000000">
        <w:rPr>
          <w:rFonts w:ascii="Verdana" w:cs="Verdana" w:eastAsia="Verdana" w:hAnsi="Verdana"/>
          <w:b w:val="1"/>
          <w:bCs w:val="1"/>
          <w:sz w:val="32"/>
          <w:szCs w:val="32"/>
          <w:rtl w:val="0"/>
        </w:rPr>
        <w:t xml:space="preserve">Vértigo periférico versus central</w:t>
      </w:r>
    </w:p>
    <w:p w:rsidR="00000000" w:rsidDel="00000000" w:rsidP="00000000" w:rsidRDefault="00000000" w:rsidRPr="00000000" w14:paraId="00000190">
      <w:pPr>
        <w:rPr/>
      </w:pPr>
      <w:r w:rsidDel="00000000" w:rsidR="00000000" w:rsidRPr="00000000">
        <w:rPr>
          <w:rtl w:val="0"/>
        </w:rPr>
      </w:r>
    </w:p>
    <w:p w:rsidR="00000000" w:rsidDel="00000000" w:rsidP="00000000" w:rsidRDefault="00000000" w:rsidRPr="00000000" w14:paraId="00000191">
      <w:pPr>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Pregunta de OTORRINOLARINGOLOGÍA que nunca falta en un examen de residencias: un paciente con vértigo y nos preguntan si es central o periférico.</w:t>
      </w:r>
    </w:p>
    <w:p w:rsidR="00000000" w:rsidDel="00000000" w:rsidP="00000000" w:rsidRDefault="00000000" w:rsidRPr="00000000" w14:paraId="00000192">
      <w:pPr>
        <w:jc w:val="both"/>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193">
      <w:pPr>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Con estos simples tips puedes diferenciarlos en una pregunta de examen:</w:t>
      </w:r>
    </w:p>
    <w:p w:rsidR="00000000" w:rsidDel="00000000" w:rsidP="00000000" w:rsidRDefault="00000000" w:rsidRPr="00000000" w14:paraId="00000194">
      <w:pPr>
        <w:jc w:val="both"/>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195">
      <w:pPr>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Primero la localización del daño: el vértigo periférico ocurre por alteraciones en el oído medio, mientras que el central por alteraciones en cerebelo, tallo o núcleos vestibulares.</w:t>
      </w:r>
    </w:p>
    <w:p w:rsidR="00000000" w:rsidDel="00000000" w:rsidP="00000000" w:rsidRDefault="00000000" w:rsidRPr="00000000" w14:paraId="00000196">
      <w:pPr>
        <w:jc w:val="both"/>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197">
      <w:pPr>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Luego los síntomas:</w:t>
      </w:r>
    </w:p>
    <w:p w:rsidR="00000000" w:rsidDel="00000000" w:rsidP="00000000" w:rsidRDefault="00000000" w:rsidRPr="00000000" w14:paraId="00000198">
      <w:pPr>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En el vértigo periférico el desequilibrio es más pronunciado que en el central.</w:t>
      </w:r>
    </w:p>
    <w:p w:rsidR="00000000" w:rsidDel="00000000" w:rsidP="00000000" w:rsidRDefault="00000000" w:rsidRPr="00000000" w14:paraId="00000199">
      <w:pPr>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En el vértigo periférico las náuseas y vómitos son más graves.</w:t>
      </w:r>
    </w:p>
    <w:p w:rsidR="00000000" w:rsidDel="00000000" w:rsidP="00000000" w:rsidRDefault="00000000" w:rsidRPr="00000000" w14:paraId="0000019A">
      <w:pPr>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En el vértigo periférico habrá síntomas auditivos, mientras que en el central no es común. </w:t>
      </w:r>
    </w:p>
    <w:p w:rsidR="00000000" w:rsidDel="00000000" w:rsidP="00000000" w:rsidRDefault="00000000" w:rsidRPr="00000000" w14:paraId="0000019B">
      <w:pPr>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En el vértigo periférico no habrán </w:t>
      </w:r>
      <w:r w:rsidDel="00000000" w:rsidR="00000000" w:rsidRPr="00000000">
        <w:rPr>
          <w:rFonts w:ascii="Verdana" w:cs="Verdana" w:eastAsia="Verdana" w:hAnsi="Verdana"/>
          <w:sz w:val="24"/>
          <w:szCs w:val="24"/>
          <w:highlight w:val="yellow"/>
          <w:rtl w:val="0"/>
        </w:rPr>
        <w:t xml:space="preserve">síntomas neurológicos adicionales</w:t>
      </w:r>
      <w:r w:rsidDel="00000000" w:rsidR="00000000" w:rsidRPr="00000000">
        <w:rPr>
          <w:rFonts w:ascii="Verdana" w:cs="Verdana" w:eastAsia="Verdana" w:hAnsi="Verdana"/>
          <w:sz w:val="24"/>
          <w:szCs w:val="24"/>
          <w:rtl w:val="0"/>
        </w:rPr>
        <w:t xml:space="preserve">, mientras que en el central es común. </w:t>
      </w:r>
    </w:p>
    <w:p w:rsidR="00000000" w:rsidDel="00000000" w:rsidP="00000000" w:rsidRDefault="00000000" w:rsidRPr="00000000" w14:paraId="0000019C">
      <w:pPr>
        <w:jc w:val="both"/>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19D">
      <w:pPr>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Y finalmente la prueba de HINTS que consiste en tres evaluaciones:</w:t>
      </w:r>
    </w:p>
    <w:p w:rsidR="00000000" w:rsidDel="00000000" w:rsidP="00000000" w:rsidRDefault="00000000" w:rsidRPr="00000000" w14:paraId="0000019E">
      <w:pPr>
        <w:jc w:val="both"/>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19F">
      <w:pPr>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La prueba del impulso cefálico que evalúa el reflejo vestíbulo ocular, si este reflejo está conservado la causa probablemente sea central, de lo contrario un movimiento de reposición del ojo nos orienta hacia vértigo periférico. </w:t>
      </w:r>
    </w:p>
    <w:p w:rsidR="00000000" w:rsidDel="00000000" w:rsidP="00000000" w:rsidRDefault="00000000" w:rsidRPr="00000000" w14:paraId="000001A0">
      <w:pPr>
        <w:jc w:val="both"/>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1A1">
      <w:pPr>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Luego la evaluación del nistagmo que si es unilateral horizontal apunta a causa periférica, pero si es en otras o múltiples direcciones apunta a origen central.</w:t>
      </w:r>
    </w:p>
    <w:p w:rsidR="00000000" w:rsidDel="00000000" w:rsidP="00000000" w:rsidRDefault="00000000" w:rsidRPr="00000000" w14:paraId="000001A2">
      <w:pPr>
        <w:jc w:val="both"/>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1A3">
      <w:pPr>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Y por último el test de skew que al ser positivo nos orienta hacia una causa central.</w:t>
      </w:r>
    </w:p>
    <w:p w:rsidR="00000000" w:rsidDel="00000000" w:rsidP="00000000" w:rsidRDefault="00000000" w:rsidRPr="00000000" w14:paraId="000001A4">
      <w:pPr>
        <w:jc w:val="both"/>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1A5">
      <w:pPr>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Como bonus, ten presente que ante un vértigo central debes evaluar para una posible isquemia cerebelosa.</w:t>
      </w:r>
    </w:p>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jc w:val="both"/>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1A8">
      <w:pPr>
        <w:pStyle w:val="Heading1"/>
        <w:rPr>
          <w:rFonts w:ascii="Verdana" w:cs="Verdana" w:eastAsia="Verdana" w:hAnsi="Verdana"/>
          <w:b w:val="1"/>
          <w:bCs w:val="1"/>
          <w:sz w:val="32"/>
          <w:szCs w:val="32"/>
          <w:highlight w:val="green"/>
        </w:rPr>
      </w:pPr>
      <w:bookmarkStart w:colFirst="0" w:colLast="0" w:name="_3apsct28qgs2" w:id="20"/>
      <w:bookmarkEnd w:id="20"/>
      <w:r w:rsidDel="00000000" w:rsidR="00000000" w:rsidRPr="00000000">
        <w:rPr>
          <w:rFonts w:ascii="Verdana" w:cs="Verdana" w:eastAsia="Verdana" w:hAnsi="Verdana"/>
          <w:b w:val="1"/>
          <w:bCs w:val="1"/>
          <w:sz w:val="32"/>
          <w:szCs w:val="32"/>
          <w:highlight w:val="green"/>
          <w:rtl w:val="0"/>
        </w:rPr>
        <w:t xml:space="preserve">Monoartritis</w:t>
      </w:r>
    </w:p>
    <w:p w:rsidR="00000000" w:rsidDel="00000000" w:rsidP="00000000" w:rsidRDefault="00000000" w:rsidRPr="00000000" w14:paraId="000001A9">
      <w:pPr>
        <w:rPr/>
      </w:pPr>
      <w:r w:rsidDel="00000000" w:rsidR="00000000" w:rsidRPr="00000000">
        <w:rPr>
          <w:rtl w:val="0"/>
        </w:rPr>
      </w:r>
    </w:p>
    <w:p w:rsidR="00000000" w:rsidDel="00000000" w:rsidP="00000000" w:rsidRDefault="00000000" w:rsidRPr="00000000" w14:paraId="000001AA">
      <w:pPr>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Pregunta de MEDICINA INTERNA que nunca falta en exámenes de residencia: un paciente con monoartritis y nos piden dar con el diagnóstico.</w:t>
      </w:r>
    </w:p>
    <w:p w:rsidR="00000000" w:rsidDel="00000000" w:rsidP="00000000" w:rsidRDefault="00000000" w:rsidRPr="00000000" w14:paraId="000001AB">
      <w:pPr>
        <w:jc w:val="both"/>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1AC">
      <w:pPr>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Recuerda que en la vida real EL DIAGNÓSTICO FINAL se hace con el análisis del líquido sinovial, pero en los exámenes habrán datos claves que nos permitirán dar con la respuesta.</w:t>
      </w:r>
    </w:p>
    <w:p w:rsidR="00000000" w:rsidDel="00000000" w:rsidP="00000000" w:rsidRDefault="00000000" w:rsidRPr="00000000" w14:paraId="000001AD">
      <w:pPr>
        <w:jc w:val="both"/>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1AE">
      <w:pPr>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Si nos dicen que el paciente tiene hiperuricemia, obesidad, diabetes o enfermedad renal crónica muy probablemente se trate de un cuadro de gota; casi seguro esta será la respuesta si nos dicen que los síntomas aparecen luego de una ingesta excesiva de alcohol. Lo confirmamos, si el líquido sinovial es inflamatorio, es decir, los leucocitos y polimorfonucleares están elevados y además hay presencia de cristales con birrefringencia negativa. </w:t>
      </w:r>
    </w:p>
    <w:p w:rsidR="00000000" w:rsidDel="00000000" w:rsidP="00000000" w:rsidRDefault="00000000" w:rsidRPr="00000000" w14:paraId="000001AF">
      <w:pPr>
        <w:jc w:val="both"/>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1B0">
      <w:pPr>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Si nos dicen que el paciente tiene comorbilidades como hemocromatosis, hiperparatiroidismo, hipofosfatemia o hipomagnesemia, casi seguro será una pseudogota. Aquí el líquido sinovial es similar a la gota, pero los cristales tienen birrefringencia positiva. </w:t>
      </w:r>
    </w:p>
    <w:p w:rsidR="00000000" w:rsidDel="00000000" w:rsidP="00000000" w:rsidRDefault="00000000" w:rsidRPr="00000000" w14:paraId="000001B1">
      <w:pPr>
        <w:jc w:val="both"/>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1B2">
      <w:pPr>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Si nos hablan de un paciente joven con vida sexual activa y síntomas genitourinarios asociados, casi seguro será una artritis séptica gonocóccica; confirmaremos cuando veamos que el líquido sinovial es infeccioso, es decir, inflamatorio, pero los leucocitos y polimorfonucleares están MUY ELEVADOS y además hay diplococos Gram negativos en la tinción de Gram. </w:t>
      </w:r>
    </w:p>
    <w:p w:rsidR="00000000" w:rsidDel="00000000" w:rsidP="00000000" w:rsidRDefault="00000000" w:rsidRPr="00000000" w14:paraId="000001B3">
      <w:pPr>
        <w:jc w:val="both"/>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1B4">
      <w:pPr>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En cambio, si se trata de un usuario de drogas intravenosas o está en hemodiálisis, probablemente sea una artritis séptica estafilocócica. Aquí el líquido sinovial será infeccioso y la tinción de Gram revelará cocos Gram positivos. </w:t>
      </w:r>
    </w:p>
    <w:p w:rsidR="00000000" w:rsidDel="00000000" w:rsidP="00000000" w:rsidRDefault="00000000" w:rsidRPr="00000000" w14:paraId="000001B5">
      <w:pPr>
        <w:pStyle w:val="Heading1"/>
        <w:rPr>
          <w:rFonts w:ascii="Verdana" w:cs="Verdana" w:eastAsia="Verdana" w:hAnsi="Verdana"/>
          <w:b w:val="1"/>
          <w:bCs w:val="1"/>
          <w:sz w:val="32"/>
          <w:szCs w:val="32"/>
        </w:rPr>
      </w:pPr>
      <w:bookmarkStart w:colFirst="0" w:colLast="0" w:name="_9bhzm1ksob8o" w:id="21"/>
      <w:bookmarkEnd w:id="21"/>
      <w:r w:rsidDel="00000000" w:rsidR="00000000" w:rsidRPr="00000000">
        <w:rPr>
          <w:rtl w:val="0"/>
        </w:rPr>
      </w:r>
    </w:p>
    <w:p w:rsidR="00000000" w:rsidDel="00000000" w:rsidP="00000000" w:rsidRDefault="00000000" w:rsidRPr="00000000" w14:paraId="000001B6">
      <w:pPr>
        <w:pStyle w:val="Heading1"/>
        <w:rPr>
          <w:rFonts w:ascii="Verdana" w:cs="Verdana" w:eastAsia="Verdana" w:hAnsi="Verdana"/>
          <w:b w:val="1"/>
          <w:bCs w:val="1"/>
          <w:sz w:val="32"/>
          <w:szCs w:val="32"/>
        </w:rPr>
      </w:pPr>
      <w:bookmarkStart w:colFirst="0" w:colLast="0" w:name="_spdros4xwjm5" w:id="22"/>
      <w:bookmarkEnd w:id="22"/>
      <w:r w:rsidDel="00000000" w:rsidR="00000000" w:rsidRPr="00000000">
        <w:rPr>
          <w:rFonts w:ascii="Verdana" w:cs="Verdana" w:eastAsia="Verdana" w:hAnsi="Verdana"/>
          <w:b w:val="1"/>
          <w:bCs w:val="1"/>
          <w:sz w:val="32"/>
          <w:szCs w:val="32"/>
          <w:rtl w:val="0"/>
        </w:rPr>
        <w:t xml:space="preserve">Antihipertensivos</w:t>
      </w:r>
    </w:p>
    <w:p w:rsidR="00000000" w:rsidDel="00000000" w:rsidP="00000000" w:rsidRDefault="00000000" w:rsidRPr="00000000" w14:paraId="000001B7">
      <w:pPr>
        <w:rPr/>
      </w:pPr>
      <w:r w:rsidDel="00000000" w:rsidR="00000000" w:rsidRPr="00000000">
        <w:rPr>
          <w:rtl w:val="0"/>
        </w:rPr>
      </w:r>
    </w:p>
    <w:p w:rsidR="00000000" w:rsidDel="00000000" w:rsidP="00000000" w:rsidRDefault="00000000" w:rsidRPr="00000000" w14:paraId="000001B8">
      <w:pPr>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Pregunta de MEDICINA INTERNA que nunca falta en un examen de residencias: un paciente hipertenso y nos piden escoger los antihipertensivos DE ELECCIÓN.</w:t>
      </w:r>
    </w:p>
    <w:p w:rsidR="00000000" w:rsidDel="00000000" w:rsidP="00000000" w:rsidRDefault="00000000" w:rsidRPr="00000000" w14:paraId="000001B9">
      <w:pPr>
        <w:jc w:val="both"/>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1BA">
      <w:pPr>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Las nuevas guías de la Sociedad Europea de Cardiología dicen que debemos iniciar con dos fármacos EXCEPTO CUANDO el paciente SEA mayor de 85 años Y TENGA hipotensión ortostática sintomática o curse con</w:t>
      </w:r>
      <w:r w:rsidDel="00000000" w:rsidR="00000000" w:rsidRPr="00000000">
        <w:rPr>
          <w:rFonts w:ascii="Verdana" w:cs="Verdana" w:eastAsia="Verdana" w:hAnsi="Verdana"/>
          <w:sz w:val="24"/>
          <w:szCs w:val="24"/>
          <w:rtl w:val="0"/>
        </w:rPr>
        <w:t xml:space="preserve"> fragilidad. </w:t>
      </w:r>
      <w:r w:rsidDel="00000000" w:rsidR="00000000" w:rsidRPr="00000000">
        <w:rPr>
          <w:rtl w:val="0"/>
        </w:rPr>
      </w:r>
    </w:p>
    <w:p w:rsidR="00000000" w:rsidDel="00000000" w:rsidP="00000000" w:rsidRDefault="00000000" w:rsidRPr="00000000" w14:paraId="000001BB">
      <w:pPr>
        <w:jc w:val="both"/>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1BC">
      <w:pPr>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Entonces,</w:t>
      </w:r>
      <w:r w:rsidDel="00000000" w:rsidR="00000000" w:rsidRPr="00000000">
        <w:rPr>
          <w:rFonts w:ascii="Verdana" w:cs="Verdana" w:eastAsia="Verdana" w:hAnsi="Verdana"/>
          <w:sz w:val="24"/>
          <w:szCs w:val="24"/>
          <w:rtl w:val="0"/>
        </w:rPr>
        <w:t xml:space="preserve"> ¿cuál es la combinación correcta?</w:t>
      </w:r>
      <w:r w:rsidDel="00000000" w:rsidR="00000000" w:rsidRPr="00000000">
        <w:rPr>
          <w:rtl w:val="0"/>
        </w:rPr>
      </w:r>
    </w:p>
    <w:p w:rsidR="00000000" w:rsidDel="00000000" w:rsidP="00000000" w:rsidRDefault="00000000" w:rsidRPr="00000000" w14:paraId="000001BD">
      <w:pPr>
        <w:jc w:val="both"/>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1BE">
      <w:pPr>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Lo que tiene mayor evidencia es combinar un ARA2 o IECA con una tiazida o un calcioantagonista dihidropiridínico, así que estas son buenas opciones para comenzar. En caso de no tener control, podemos usar los tres medicamentos en bajas dosis. </w:t>
      </w:r>
    </w:p>
    <w:p w:rsidR="00000000" w:rsidDel="00000000" w:rsidP="00000000" w:rsidRDefault="00000000" w:rsidRPr="00000000" w14:paraId="000001BF">
      <w:pPr>
        <w:jc w:val="both"/>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1C0">
      <w:pPr>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Si no hay control con tres medicamentos, es una hipertensión resistente y debemos añadir antagonistas de la aldosterona como la eplerenona.</w:t>
      </w:r>
    </w:p>
    <w:p w:rsidR="00000000" w:rsidDel="00000000" w:rsidP="00000000" w:rsidRDefault="00000000" w:rsidRPr="00000000" w14:paraId="000001C1">
      <w:pPr>
        <w:jc w:val="both"/>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1C2">
      <w:pPr>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La combinación o adición de betabloqueadores se recomienda sólo si hay indicaciones como angina, historia de infarto, falla cardíaca con FEVI reducida o hay que controlar frecuencia como en la fibrilación auricular. Mientras que las combinaciones con fármacos distintos a calcioantagonistas, tiazidas o betabloqueadores, como por ejemplo, la prazosina o la clonidina, se consideran de última línea ya que tienen menor evidencia de beneficio en desenlaces cardiovasculares y presentan muchos efectos adversos. </w:t>
      </w:r>
    </w:p>
    <w:p w:rsidR="00000000" w:rsidDel="00000000" w:rsidP="00000000" w:rsidRDefault="00000000" w:rsidRPr="00000000" w14:paraId="000001C3">
      <w:pPr>
        <w:jc w:val="both"/>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1C4">
      <w:pPr>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Como bonus, recuerda que NUNCA debes combinar un IECA con ARA2 por el riesgo de lesión renal aguda o hiperkalemia.</w:t>
      </w:r>
    </w:p>
    <w:p w:rsidR="00000000" w:rsidDel="00000000" w:rsidP="00000000" w:rsidRDefault="00000000" w:rsidRPr="00000000" w14:paraId="000001C5">
      <w:pPr>
        <w:jc w:val="both"/>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1C6">
      <w:pPr>
        <w:jc w:val="both"/>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1C7">
      <w:pPr>
        <w:pStyle w:val="Heading1"/>
        <w:rPr>
          <w:rFonts w:ascii="Verdana" w:cs="Verdana" w:eastAsia="Verdana" w:hAnsi="Verdana"/>
          <w:b w:val="1"/>
          <w:bCs w:val="1"/>
          <w:sz w:val="32"/>
          <w:szCs w:val="32"/>
        </w:rPr>
      </w:pPr>
      <w:bookmarkStart w:colFirst="0" w:colLast="0" w:name="_6ml18y49u6io" w:id="23"/>
      <w:bookmarkEnd w:id="23"/>
      <w:r w:rsidDel="00000000" w:rsidR="00000000" w:rsidRPr="00000000">
        <w:rPr>
          <w:rFonts w:ascii="Verdana" w:cs="Verdana" w:eastAsia="Verdana" w:hAnsi="Verdana"/>
          <w:b w:val="1"/>
          <w:bCs w:val="1"/>
          <w:sz w:val="32"/>
          <w:szCs w:val="32"/>
          <w:rtl w:val="0"/>
        </w:rPr>
        <w:t xml:space="preserve">Anestésicos</w:t>
      </w:r>
    </w:p>
    <w:p w:rsidR="00000000" w:rsidDel="00000000" w:rsidP="00000000" w:rsidRDefault="00000000" w:rsidRPr="00000000" w14:paraId="000001C8">
      <w:pPr>
        <w:rPr/>
      </w:pPr>
      <w:r w:rsidDel="00000000" w:rsidR="00000000" w:rsidRPr="00000000">
        <w:rPr>
          <w:rtl w:val="0"/>
        </w:rPr>
      </w:r>
    </w:p>
    <w:p w:rsidR="00000000" w:rsidDel="00000000" w:rsidP="00000000" w:rsidRDefault="00000000" w:rsidRPr="00000000" w14:paraId="000001C9">
      <w:pPr>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Pregunta de ANESTESIOLOGÍA que nunca falta en un examen de residencias: debemos intubar un paciente y nos piden escoger el ANESTÉSICO DE ELECCIÓN.</w:t>
      </w:r>
    </w:p>
    <w:p w:rsidR="00000000" w:rsidDel="00000000" w:rsidP="00000000" w:rsidRDefault="00000000" w:rsidRPr="00000000" w14:paraId="000001CA">
      <w:pPr>
        <w:jc w:val="both"/>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1CB">
      <w:pPr>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La elección del inductor anestésico ADECUADO PUEDE PARECER COMPLEJA YA QUE depende de las características del medicamento Y del paciente, PERO EN PARETOMED TE LO EXPLICAMOS FÁCIL</w:t>
      </w:r>
    </w:p>
    <w:p w:rsidR="00000000" w:rsidDel="00000000" w:rsidP="00000000" w:rsidRDefault="00000000" w:rsidRPr="00000000" w14:paraId="000001CC">
      <w:pPr>
        <w:jc w:val="both"/>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1CD">
      <w:pPr>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Si nos dicen que el paciente tiene hipotensión o inestabilidad hemodinámica, las mejores opciones son etomidato y ketamina PORQUE NO BAJAN LA PRESIÓN ARTERIAL. Aquí debemos evitar el midazolam y el propofol.</w:t>
      </w:r>
    </w:p>
    <w:p w:rsidR="00000000" w:rsidDel="00000000" w:rsidP="00000000" w:rsidRDefault="00000000" w:rsidRPr="00000000" w14:paraId="000001CE">
      <w:pPr>
        <w:jc w:val="both"/>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1CF">
      <w:pPr>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Si la hipotensión es por choque séptico, choque cardiogénico o choque hipovolémico, la mejor opción podría ser la ketamina ya que eleva la presión arterial por liberación de catecolaminas, sin embargo, por este motivo no LA DEBEMOS usar en trauma craneoencefálico DEBIDO A que aumenta la presión intracraneana.</w:t>
      </w:r>
    </w:p>
    <w:p w:rsidR="00000000" w:rsidDel="00000000" w:rsidP="00000000" w:rsidRDefault="00000000" w:rsidRPr="00000000" w14:paraId="000001D0">
      <w:pPr>
        <w:jc w:val="both"/>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1D1">
      <w:pPr>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En estos casos de trauma craneoencefálico grave con inestabilidad, la mejor opción es el etomidato; ten en cuenta que ESTE NO ES IDEAL en choque séptico ya que suprime la producción de cortisol.</w:t>
      </w:r>
    </w:p>
    <w:p w:rsidR="00000000" w:rsidDel="00000000" w:rsidP="00000000" w:rsidRDefault="00000000" w:rsidRPr="00000000" w14:paraId="000001D2">
      <w:pPr>
        <w:jc w:val="both"/>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1D3">
      <w:pPr>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El propofol es útil en procedimientos cortos en donde es deseable una reversión rápida del efecto anestésico, por ejemplo, una endoscopia digestiva, pero produce hipotensión y depresión miocárdica por lo que no es ideal en pacientes con inestabilidad hemodinámica, SOBRE TODO SI ES POR CHOQUE CARDIOGÉNICO. Punto extra si recuerdas que no se debe administrar en quienes tienen alergia al huevo.</w:t>
      </w:r>
    </w:p>
    <w:p w:rsidR="00000000" w:rsidDel="00000000" w:rsidP="00000000" w:rsidRDefault="00000000" w:rsidRPr="00000000" w14:paraId="000001D4">
      <w:pPr>
        <w:jc w:val="both"/>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1D5">
      <w:pPr>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El midazolam también produce depresión miocárdica por lo que DEBEMOS EVITARLO EN CHOQUE CARDIOGÉNICO, pero es muy útil en casos de estatus epiléptico; finalmente, el tiopental es un barbitúrico y ya no se usa como inductor para intubación, sino que se reserva para inducción de coma barbitúrico en algunos casos de estatus epiléptico refractario.</w:t>
      </w:r>
    </w:p>
    <w:p w:rsidR="00000000" w:rsidDel="00000000" w:rsidP="00000000" w:rsidRDefault="00000000" w:rsidRPr="00000000" w14:paraId="000001D6">
      <w:pPr>
        <w:jc w:val="both"/>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1D7">
      <w:pPr>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POST PARETOMED</w:t>
      </w:r>
    </w:p>
    <w:p w:rsidR="00000000" w:rsidDel="00000000" w:rsidP="00000000" w:rsidRDefault="00000000" w:rsidRPr="00000000" w14:paraId="000001D8">
      <w:pPr>
        <w:jc w:val="both"/>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1D9">
      <w:pPr>
        <w:jc w:val="both"/>
        <w:rPr>
          <w:rFonts w:ascii="Verdana" w:cs="Verdana" w:eastAsia="Verdana" w:hAnsi="Verdana"/>
          <w:sz w:val="24"/>
          <w:szCs w:val="24"/>
        </w:rPr>
      </w:pPr>
      <w:r w:rsidDel="00000000" w:rsidR="00000000" w:rsidRPr="00000000">
        <w:rPr>
          <w:rFonts w:ascii="Verdana" w:cs="Verdana" w:eastAsia="Verdana" w:hAnsi="Verdana"/>
          <w:sz w:val="24"/>
          <w:szCs w:val="24"/>
        </w:rPr>
        <w:drawing>
          <wp:inline distB="114300" distT="114300" distL="114300" distR="114300">
            <wp:extent cx="5731200" cy="3225800"/>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1DA">
      <w:pPr>
        <w:jc w:val="both"/>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1DB">
      <w:pPr>
        <w:jc w:val="both"/>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1DC">
      <w:pPr>
        <w:jc w:val="both"/>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1DD">
      <w:pPr>
        <w:jc w:val="both"/>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1DE">
      <w:pPr>
        <w:pStyle w:val="Heading1"/>
        <w:rPr>
          <w:rFonts w:ascii="Verdana" w:cs="Verdana" w:eastAsia="Verdana" w:hAnsi="Verdana"/>
          <w:b w:val="1"/>
          <w:bCs w:val="1"/>
          <w:sz w:val="32"/>
          <w:szCs w:val="32"/>
        </w:rPr>
      </w:pPr>
      <w:bookmarkStart w:colFirst="0" w:colLast="0" w:name="_vgrll0ht9h08" w:id="24"/>
      <w:bookmarkEnd w:id="24"/>
      <w:r w:rsidDel="00000000" w:rsidR="00000000" w:rsidRPr="00000000">
        <w:rPr>
          <w:rFonts w:ascii="Verdana" w:cs="Verdana" w:eastAsia="Verdana" w:hAnsi="Verdana"/>
          <w:b w:val="1"/>
          <w:bCs w:val="1"/>
          <w:sz w:val="32"/>
          <w:szCs w:val="32"/>
          <w:rtl w:val="0"/>
        </w:rPr>
        <w:t xml:space="preserve">Translocaciones y mutaciones</w:t>
      </w:r>
    </w:p>
    <w:p w:rsidR="00000000" w:rsidDel="00000000" w:rsidP="00000000" w:rsidRDefault="00000000" w:rsidRPr="00000000" w14:paraId="000001DF">
      <w:pPr>
        <w:rPr/>
      </w:pPr>
      <w:r w:rsidDel="00000000" w:rsidR="00000000" w:rsidRPr="00000000">
        <w:rPr>
          <w:rtl w:val="0"/>
        </w:rPr>
      </w:r>
    </w:p>
    <w:p w:rsidR="00000000" w:rsidDel="00000000" w:rsidP="00000000" w:rsidRDefault="00000000" w:rsidRPr="00000000" w14:paraId="000001E0">
      <w:pPr>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Pregunta de HEMATOLOGÍA que nunca falta en un examen de residencias: identificar las translocaciones y mutaciones más comunes.</w:t>
      </w:r>
    </w:p>
    <w:p w:rsidR="00000000" w:rsidDel="00000000" w:rsidP="00000000" w:rsidRDefault="00000000" w:rsidRPr="00000000" w14:paraId="000001E1">
      <w:pPr>
        <w:jc w:val="both"/>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1E2">
      <w:pPr>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Mutación V617F. Esta mutación ocurre en el gen JAK2 y se asocia a los trastornos mieloproliferativos crónicos. Ten presente que en los exámenes suelen preguntarla asociada a la policitemia vera.</w:t>
      </w:r>
    </w:p>
    <w:p w:rsidR="00000000" w:rsidDel="00000000" w:rsidP="00000000" w:rsidRDefault="00000000" w:rsidRPr="00000000" w14:paraId="000001E3">
      <w:pPr>
        <w:jc w:val="both"/>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1E4">
      <w:pPr>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Translocación 9;22. Es la responsable del  cromosoma Filadelfia, que se asocia en un 95% de los casos a la leucemia mieloide crónica y en un 30% a la leucemia linfoblástica aguda.</w:t>
      </w:r>
    </w:p>
    <w:p w:rsidR="00000000" w:rsidDel="00000000" w:rsidP="00000000" w:rsidRDefault="00000000" w:rsidRPr="00000000" w14:paraId="000001E5">
      <w:pPr>
        <w:jc w:val="both"/>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1E6">
      <w:pPr>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Translocación 15;17. Esta translocación está asociada en un 98% de los casos con la leucemia promielocítica aguda. Punto extra si recuerdas que esta leucemia debuta con sangrados y que tiene una tasa de curación cercana al 100% con el tratamiento temprano. </w:t>
      </w:r>
    </w:p>
    <w:p w:rsidR="00000000" w:rsidDel="00000000" w:rsidP="00000000" w:rsidRDefault="00000000" w:rsidRPr="00000000" w14:paraId="000001E7">
      <w:pPr>
        <w:jc w:val="both"/>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1E8">
      <w:pPr>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Translocación 8;14. Esta se asocia en un 80% al linfoma de Burkitt el cual es un tipo de linfoma no Hodgkin. De este linfoma ten presente la histología con patrón en cielo estrellado que suelen preguntar en los exámenes.  </w:t>
      </w:r>
    </w:p>
    <w:p w:rsidR="00000000" w:rsidDel="00000000" w:rsidP="00000000" w:rsidRDefault="00000000" w:rsidRPr="00000000" w14:paraId="000001E9">
      <w:pPr>
        <w:jc w:val="both"/>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1EA">
      <w:pPr>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Y PARA TERMINAR, la translocación 14;18. Esta translocación está presente en un 90% de los casos de linfoma folicular el cual también es un tipo de linfoma no Hodgkin. De cara al examen ten presente que es uno de los linfomas con mejor pronóstico.</w:t>
      </w:r>
    </w:p>
    <w:p w:rsidR="00000000" w:rsidDel="00000000" w:rsidP="00000000" w:rsidRDefault="00000000" w:rsidRPr="00000000" w14:paraId="000001EB">
      <w:pPr>
        <w:jc w:val="both"/>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1EC">
      <w:pPr>
        <w:pStyle w:val="Heading1"/>
        <w:rPr>
          <w:rFonts w:ascii="Verdana" w:cs="Verdana" w:eastAsia="Verdana" w:hAnsi="Verdana"/>
          <w:b w:val="1"/>
          <w:bCs w:val="1"/>
          <w:sz w:val="32"/>
          <w:szCs w:val="32"/>
        </w:rPr>
      </w:pPr>
      <w:bookmarkStart w:colFirst="0" w:colLast="0" w:name="_lcet2jhg523v" w:id="25"/>
      <w:bookmarkEnd w:id="25"/>
      <w:r w:rsidDel="00000000" w:rsidR="00000000" w:rsidRPr="00000000">
        <w:rPr>
          <w:rFonts w:ascii="Verdana" w:cs="Verdana" w:eastAsia="Verdana" w:hAnsi="Verdana"/>
          <w:b w:val="1"/>
          <w:bCs w:val="1"/>
          <w:sz w:val="32"/>
          <w:szCs w:val="32"/>
          <w:rtl w:val="0"/>
        </w:rPr>
        <w:t xml:space="preserve">Cefaleas</w:t>
      </w:r>
    </w:p>
    <w:p w:rsidR="00000000" w:rsidDel="00000000" w:rsidP="00000000" w:rsidRDefault="00000000" w:rsidRPr="00000000" w14:paraId="000001ED">
      <w:pPr>
        <w:rPr/>
      </w:pPr>
      <w:r w:rsidDel="00000000" w:rsidR="00000000" w:rsidRPr="00000000">
        <w:rPr>
          <w:rtl w:val="0"/>
        </w:rPr>
      </w:r>
    </w:p>
    <w:p w:rsidR="00000000" w:rsidDel="00000000" w:rsidP="00000000" w:rsidRDefault="00000000" w:rsidRPr="00000000" w14:paraId="000001EE">
      <w:pPr>
        <w:rPr/>
      </w:pPr>
      <w:r w:rsidDel="00000000" w:rsidR="00000000" w:rsidRPr="00000000">
        <w:rPr>
          <w:rtl w:val="0"/>
        </w:rPr>
      </w:r>
    </w:p>
    <w:p w:rsidR="00000000" w:rsidDel="00000000" w:rsidP="00000000" w:rsidRDefault="00000000" w:rsidRPr="00000000" w14:paraId="000001EF">
      <w:pPr>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Pregunta de NEUROLOGÍA que nunca falta en un examen de residencias: como identificar las distintas cefaleas.</w:t>
      </w:r>
    </w:p>
    <w:p w:rsidR="00000000" w:rsidDel="00000000" w:rsidP="00000000" w:rsidRDefault="00000000" w:rsidRPr="00000000" w14:paraId="000001F0">
      <w:pPr>
        <w:jc w:val="both"/>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1F1">
      <w:pPr>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Recuerda que las cefaleas se clasifican en primarias cuando se deben a una patología como la migraña, y secundarias cuando son síntoma de un trastorno, como por ejemplo, los tumores cerebrales, y sólo debes RECORDAR CIERTOS DATOS CLAVES que te permitirán identificarlas en los exámenes.</w:t>
      </w:r>
    </w:p>
    <w:p w:rsidR="00000000" w:rsidDel="00000000" w:rsidP="00000000" w:rsidRDefault="00000000" w:rsidRPr="00000000" w14:paraId="000001F2">
      <w:pPr>
        <w:jc w:val="both"/>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1F3">
      <w:pPr>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Si nos hablan de una mujer joven, probablemente sea migraña o cefalea tensional. Las diferenciamos porque en la migraña el dolor suele ser intenso y pulsátil, de localización frontotemporal y unilateral, asociado a náuseas, vómitos y fotofobia. Esta será la respuesta si además nos dicen que el dolor es incapacitante ya que suele tener una duración que va de horas a días. En cambio, en la cefalea tensional el dolor es opresivo, de localización frontal y bilateral, lo que se conoce como “dolor en banda” y que además puede irradiarse a la zona occipital y nuca. Aquí el dolor es más leve, con una duración que va de minutos a horas y sin otros síntomas acompañantes.</w:t>
      </w:r>
    </w:p>
    <w:p w:rsidR="00000000" w:rsidDel="00000000" w:rsidP="00000000" w:rsidRDefault="00000000" w:rsidRPr="00000000" w14:paraId="000001F4">
      <w:pPr>
        <w:jc w:val="both"/>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1F5">
      <w:pPr>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Si nos dicen que es un hombre joven, entre los 20 y 40 años y con dolor punzante localizado a nivel retroorbitario, probablemente sea una cefalea en racimos. Esta será la respuesta si además nos dicen que se acompaña de ojo rojo, rinorrea y en algunos casos síndrome de Horner.</w:t>
      </w:r>
    </w:p>
    <w:p w:rsidR="00000000" w:rsidDel="00000000" w:rsidP="00000000" w:rsidRDefault="00000000" w:rsidRPr="00000000" w14:paraId="000001F6">
      <w:pPr>
        <w:jc w:val="both"/>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1F7">
      <w:pPr>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Si nos hablan de un paciente mayor de 55 años, con cefalea súbita que alcanza su máxima intensidad en segundos, que se asocia a vómitos y que el paciente describe como "el peor dolor de cabeza de su vida", se tratará de una hemorragia subaracnoidea; ten presente que esta semiología se conoce como "cefalea tipo trueno" y es muy sensible’ de esta enfermedad. Esta será la respuesta si además nos dicen que hay alteración del estado de consciencia.</w:t>
      </w:r>
    </w:p>
    <w:p w:rsidR="00000000" w:rsidDel="00000000" w:rsidP="00000000" w:rsidRDefault="00000000" w:rsidRPr="00000000" w14:paraId="000001F8">
      <w:pPr>
        <w:rPr>
          <w:rFonts w:ascii="Verdana" w:cs="Verdana" w:eastAsia="Verdana" w:hAnsi="Verdana"/>
        </w:rPr>
      </w:pPr>
      <w:r w:rsidDel="00000000" w:rsidR="00000000" w:rsidRPr="00000000">
        <w:rPr>
          <w:rtl w:val="0"/>
        </w:rPr>
      </w:r>
    </w:p>
    <w:p w:rsidR="00000000" w:rsidDel="00000000" w:rsidP="00000000" w:rsidRDefault="00000000" w:rsidRPr="00000000" w14:paraId="000001F9">
      <w:pPr>
        <w:pStyle w:val="Heading1"/>
        <w:rPr/>
      </w:pPr>
      <w:bookmarkStart w:colFirst="0" w:colLast="0" w:name="_8imaxdbrq6rk" w:id="26"/>
      <w:bookmarkEnd w:id="26"/>
      <w:r w:rsidDel="00000000" w:rsidR="00000000" w:rsidRPr="00000000">
        <w:rPr>
          <w:rtl w:val="0"/>
        </w:rPr>
        <w:t xml:space="preserve">Si eres médico y quieres especializarte</w:t>
      </w:r>
    </w:p>
    <w:p w:rsidR="00000000" w:rsidDel="00000000" w:rsidP="00000000" w:rsidRDefault="00000000" w:rsidRPr="00000000" w14:paraId="000001FA">
      <w:pPr>
        <w:rPr/>
      </w:pPr>
      <w:r w:rsidDel="00000000" w:rsidR="00000000" w:rsidRPr="00000000">
        <w:rPr>
          <w:rtl w:val="0"/>
        </w:rPr>
      </w:r>
    </w:p>
    <w:p w:rsidR="00000000" w:rsidDel="00000000" w:rsidP="00000000" w:rsidRDefault="00000000" w:rsidRPr="00000000" w14:paraId="000001FB">
      <w:pPr>
        <w:jc w:val="both"/>
        <w:rPr/>
      </w:pPr>
      <w:r w:rsidDel="00000000" w:rsidR="00000000" w:rsidRPr="00000000">
        <w:rPr>
          <w:rtl w:val="0"/>
        </w:rPr>
        <w:t xml:space="preserve">Si eres médico y quieres especializarte así es como en tan solo 90 días puedes pasar a la residencia.</w:t>
      </w:r>
    </w:p>
    <w:p w:rsidR="00000000" w:rsidDel="00000000" w:rsidP="00000000" w:rsidRDefault="00000000" w:rsidRPr="00000000" w14:paraId="000001FC">
      <w:pPr>
        <w:jc w:val="both"/>
        <w:rPr/>
      </w:pPr>
      <w:r w:rsidDel="00000000" w:rsidR="00000000" w:rsidRPr="00000000">
        <w:rPr>
          <w:rtl w:val="0"/>
        </w:rPr>
      </w:r>
    </w:p>
    <w:p w:rsidR="00000000" w:rsidDel="00000000" w:rsidP="00000000" w:rsidRDefault="00000000" w:rsidRPr="00000000" w14:paraId="000001FD">
      <w:pPr>
        <w:jc w:val="both"/>
        <w:rPr/>
      </w:pPr>
      <w:r w:rsidDel="00000000" w:rsidR="00000000" w:rsidRPr="00000000">
        <w:rPr>
          <w:rtl w:val="0"/>
        </w:rPr>
        <w:t xml:space="preserve">El secreto es la eficiencia, de nada te sirve perder horas estudiando temas basura que nunca preguntan en los exámenes cuando puedes seguir el cronograma paretomed y con 1 hora de estudio diaria pasar a universidades como la FUCS LIBRE CES NORTE y muchas más</w:t>
      </w:r>
    </w:p>
    <w:p w:rsidR="00000000" w:rsidDel="00000000" w:rsidP="00000000" w:rsidRDefault="00000000" w:rsidRPr="00000000" w14:paraId="000001FE">
      <w:pPr>
        <w:jc w:val="both"/>
        <w:rPr/>
      </w:pPr>
      <w:r w:rsidDel="00000000" w:rsidR="00000000" w:rsidRPr="00000000">
        <w:rPr>
          <w:rtl w:val="0"/>
        </w:rPr>
      </w:r>
    </w:p>
    <w:p w:rsidR="00000000" w:rsidDel="00000000" w:rsidP="00000000" w:rsidRDefault="00000000" w:rsidRPr="00000000" w14:paraId="000001FF">
      <w:pPr>
        <w:jc w:val="both"/>
        <w:rPr/>
      </w:pPr>
      <w:r w:rsidDel="00000000" w:rsidR="00000000" w:rsidRPr="00000000">
        <w:rPr>
          <w:rtl w:val="0"/>
        </w:rPr>
        <w:t xml:space="preserve">Escribe “pareto” en los comentarios e inicia tu preparación hoy.</w:t>
      </w:r>
    </w:p>
    <w:p w:rsidR="00000000" w:rsidDel="00000000" w:rsidP="00000000" w:rsidRDefault="00000000" w:rsidRPr="00000000" w14:paraId="00000200">
      <w:pPr>
        <w:rPr/>
      </w:pPr>
      <w:r w:rsidDel="00000000" w:rsidR="00000000" w:rsidRPr="00000000">
        <w:rPr>
          <w:rtl w:val="0"/>
        </w:rPr>
        <w:br w:type="textWrapping"/>
        <w:br w:type="textWrapping"/>
      </w:r>
    </w:p>
    <w:p w:rsidR="00000000" w:rsidDel="00000000" w:rsidP="00000000" w:rsidRDefault="00000000" w:rsidRPr="00000000" w14:paraId="00000201">
      <w:pPr>
        <w:pStyle w:val="Heading1"/>
        <w:rPr/>
      </w:pPr>
      <w:bookmarkStart w:colFirst="0" w:colLast="0" w:name="_g4ozhrz1u4jm" w:id="27"/>
      <w:bookmarkEnd w:id="27"/>
      <w:r w:rsidDel="00000000" w:rsidR="00000000" w:rsidRPr="00000000">
        <w:rPr>
          <w:rtl w:val="0"/>
        </w:rPr>
        <w:t xml:space="preserve">COMERCIAL 1</w:t>
      </w:r>
    </w:p>
    <w:p w:rsidR="00000000" w:rsidDel="00000000" w:rsidP="00000000" w:rsidRDefault="00000000" w:rsidRPr="00000000" w14:paraId="00000202">
      <w:pPr>
        <w:rPr/>
      </w:pPr>
      <w:r w:rsidDel="00000000" w:rsidR="00000000" w:rsidRPr="00000000">
        <w:rPr>
          <w:rtl w:val="0"/>
        </w:rPr>
      </w:r>
    </w:p>
    <w:p w:rsidR="00000000" w:rsidDel="00000000" w:rsidP="00000000" w:rsidRDefault="00000000" w:rsidRPr="00000000" w14:paraId="00000203">
      <w:pPr>
        <w:jc w:val="both"/>
        <w:rPr/>
      </w:pPr>
      <w:r w:rsidDel="00000000" w:rsidR="00000000" w:rsidRPr="00000000">
        <w:rPr>
          <w:rtl w:val="0"/>
        </w:rPr>
        <w:t xml:space="preserve">Pasar a la residencia médica en 2025 será más difícil que nunca, cada año que pasa aumenta la cantidad de médicos que competirán por el mismo cupo para la especialidad de tus sueños.</w:t>
      </w:r>
    </w:p>
    <w:p w:rsidR="00000000" w:rsidDel="00000000" w:rsidP="00000000" w:rsidRDefault="00000000" w:rsidRPr="00000000" w14:paraId="00000204">
      <w:pPr>
        <w:jc w:val="both"/>
        <w:rPr/>
      </w:pPr>
      <w:r w:rsidDel="00000000" w:rsidR="00000000" w:rsidRPr="00000000">
        <w:rPr>
          <w:rtl w:val="0"/>
        </w:rPr>
      </w:r>
    </w:p>
    <w:p w:rsidR="00000000" w:rsidDel="00000000" w:rsidP="00000000" w:rsidRDefault="00000000" w:rsidRPr="00000000" w14:paraId="00000205">
      <w:pPr>
        <w:jc w:val="both"/>
        <w:rPr/>
      </w:pPr>
      <w:r w:rsidDel="00000000" w:rsidR="00000000" w:rsidRPr="00000000">
        <w:rPr>
          <w:rtl w:val="0"/>
        </w:rPr>
        <w:t xml:space="preserve">Por eso presentarse al examen para conocerlo o improvisar un estudio en pocos meses es una pésima idea, la única forma de lograr tu objetivo en 2025 es prepararte de manera integral no solo en conocimientos de medicina sino también en técnicas de exámen y entrenamiento psicológico para entrevistas, todo de la mano de un tutor que te exigirá al máximo semana tras semana hasta que alcances tu verdadero potencial.</w:t>
      </w:r>
    </w:p>
    <w:p w:rsidR="00000000" w:rsidDel="00000000" w:rsidP="00000000" w:rsidRDefault="00000000" w:rsidRPr="00000000" w14:paraId="00000206">
      <w:pPr>
        <w:jc w:val="both"/>
        <w:rPr/>
      </w:pPr>
      <w:r w:rsidDel="00000000" w:rsidR="00000000" w:rsidRPr="00000000">
        <w:rPr>
          <w:rtl w:val="0"/>
        </w:rPr>
      </w:r>
    </w:p>
    <w:p w:rsidR="00000000" w:rsidDel="00000000" w:rsidP="00000000" w:rsidRDefault="00000000" w:rsidRPr="00000000" w14:paraId="00000207">
      <w:pPr>
        <w:jc w:val="both"/>
        <w:rPr/>
      </w:pPr>
      <w:r w:rsidDel="00000000" w:rsidR="00000000" w:rsidRPr="00000000">
        <w:rPr>
          <w:rtl w:val="0"/>
        </w:rPr>
        <w:t xml:space="preserve">Y eso es lo que hacemos en el programa paretomed, si quieres empezar a prepararte con nosotros dale click a este botón y nos pondremos en contacto contigo.</w:t>
      </w:r>
    </w:p>
    <w:p w:rsidR="00000000" w:rsidDel="00000000" w:rsidP="00000000" w:rsidRDefault="00000000" w:rsidRPr="00000000" w14:paraId="00000208">
      <w:pPr>
        <w:jc w:val="both"/>
        <w:rPr/>
      </w:pPr>
      <w:r w:rsidDel="00000000" w:rsidR="00000000" w:rsidRPr="00000000">
        <w:rPr>
          <w:rtl w:val="0"/>
        </w:rPr>
      </w:r>
    </w:p>
    <w:p w:rsidR="00000000" w:rsidDel="00000000" w:rsidP="00000000" w:rsidRDefault="00000000" w:rsidRPr="00000000" w14:paraId="00000209">
      <w:pPr>
        <w:pStyle w:val="Heading1"/>
        <w:rPr/>
      </w:pPr>
      <w:bookmarkStart w:colFirst="0" w:colLast="0" w:name="_mmfh4yoy1m6l" w:id="28"/>
      <w:bookmarkEnd w:id="28"/>
      <w:r w:rsidDel="00000000" w:rsidR="00000000" w:rsidRPr="00000000">
        <w:rPr>
          <w:rtl w:val="0"/>
        </w:rPr>
        <w:t xml:space="preserve">Eres médico y quieres especializarte pero NO TIENES MOTIVACIÓN PARA ESTUDIAR.</w:t>
      </w:r>
    </w:p>
    <w:p w:rsidR="00000000" w:rsidDel="00000000" w:rsidP="00000000" w:rsidRDefault="00000000" w:rsidRPr="00000000" w14:paraId="0000020A">
      <w:pPr>
        <w:rPr/>
      </w:pPr>
      <w:r w:rsidDel="00000000" w:rsidR="00000000" w:rsidRPr="00000000">
        <w:rPr>
          <w:rtl w:val="0"/>
        </w:rPr>
      </w:r>
    </w:p>
    <w:p w:rsidR="00000000" w:rsidDel="00000000" w:rsidP="00000000" w:rsidRDefault="00000000" w:rsidRPr="00000000" w14:paraId="0000020B">
      <w:pPr>
        <w:jc w:val="both"/>
        <w:rPr/>
      </w:pPr>
      <w:r w:rsidDel="00000000" w:rsidR="00000000" w:rsidRPr="00000000">
        <w:rPr>
          <w:rtl w:val="0"/>
        </w:rPr>
        <w:t xml:space="preserve">Así es como puedes solucionarlo y lograr tu sueño de ser especialista</w:t>
      </w:r>
    </w:p>
    <w:p w:rsidR="00000000" w:rsidDel="00000000" w:rsidP="00000000" w:rsidRDefault="00000000" w:rsidRPr="00000000" w14:paraId="0000020C">
      <w:pPr>
        <w:jc w:val="both"/>
        <w:rPr/>
      </w:pPr>
      <w:r w:rsidDel="00000000" w:rsidR="00000000" w:rsidRPr="00000000">
        <w:rPr>
          <w:rtl w:val="0"/>
        </w:rPr>
      </w:r>
    </w:p>
    <w:p w:rsidR="00000000" w:rsidDel="00000000" w:rsidP="00000000" w:rsidRDefault="00000000" w:rsidRPr="00000000" w14:paraId="0000020D">
      <w:pPr>
        <w:jc w:val="both"/>
        <w:rPr/>
      </w:pPr>
      <w:r w:rsidDel="00000000" w:rsidR="00000000" w:rsidRPr="00000000">
        <w:rPr>
          <w:rtl w:val="0"/>
        </w:rPr>
        <w:t xml:space="preserve">Depender de la motivación es lo peor que podemos hacer cuando queremos lograr un objetivo y esto es porque la motivación no es infinita, el dia que no estás motivado no estudias no repasas y pierdes todo el progreso, por eso tener un TUTOR que te ayude a medir tu progreso semana tras semana y rodearte de compañeros que se encuentren en el mismo proceso para solucionar dudas e inquietudes es la mejor herramienta que puedes tener.</w:t>
      </w:r>
    </w:p>
    <w:p w:rsidR="00000000" w:rsidDel="00000000" w:rsidP="00000000" w:rsidRDefault="00000000" w:rsidRPr="00000000" w14:paraId="0000020E">
      <w:pPr>
        <w:jc w:val="both"/>
        <w:rPr/>
      </w:pPr>
      <w:r w:rsidDel="00000000" w:rsidR="00000000" w:rsidRPr="00000000">
        <w:rPr>
          <w:rtl w:val="0"/>
        </w:rPr>
      </w:r>
    </w:p>
    <w:p w:rsidR="00000000" w:rsidDel="00000000" w:rsidP="00000000" w:rsidRDefault="00000000" w:rsidRPr="00000000" w14:paraId="0000020F">
      <w:pPr>
        <w:jc w:val="both"/>
        <w:rPr/>
      </w:pPr>
      <w:r w:rsidDel="00000000" w:rsidR="00000000" w:rsidRPr="00000000">
        <w:rPr>
          <w:rtl w:val="0"/>
        </w:rPr>
        <w:t xml:space="preserve">Por eso desde tu primer día en el programa Paretomed serás acompañado por un grupo de especialistas y expertos que te ayudarán 1 a 1 en tu proceso desde que te preparas para un exámen hasta que pasas a la entrevista </w:t>
      </w:r>
    </w:p>
    <w:p w:rsidR="00000000" w:rsidDel="00000000" w:rsidP="00000000" w:rsidRDefault="00000000" w:rsidRPr="00000000" w14:paraId="00000210">
      <w:pPr>
        <w:jc w:val="both"/>
        <w:rPr/>
      </w:pPr>
      <w:r w:rsidDel="00000000" w:rsidR="00000000" w:rsidRPr="00000000">
        <w:rPr>
          <w:rtl w:val="0"/>
        </w:rPr>
      </w:r>
    </w:p>
    <w:p w:rsidR="00000000" w:rsidDel="00000000" w:rsidP="00000000" w:rsidRDefault="00000000" w:rsidRPr="00000000" w14:paraId="00000211">
      <w:pPr>
        <w:jc w:val="both"/>
        <w:rPr/>
      </w:pPr>
      <w:r w:rsidDel="00000000" w:rsidR="00000000" w:rsidRPr="00000000">
        <w:rPr>
          <w:rtl w:val="0"/>
        </w:rPr>
        <w:t xml:space="preserve">Si quieres dar el primer paso hacia tu sueño escribe Paretomed y un asesor se pondrá en contacto contigo.</w:t>
      </w:r>
    </w:p>
    <w:p w:rsidR="00000000" w:rsidDel="00000000" w:rsidP="00000000" w:rsidRDefault="00000000" w:rsidRPr="00000000" w14:paraId="00000212">
      <w:pPr>
        <w:jc w:val="both"/>
        <w:rPr/>
      </w:pPr>
      <w:r w:rsidDel="00000000" w:rsidR="00000000" w:rsidRPr="00000000">
        <w:rPr>
          <w:rtl w:val="0"/>
        </w:rPr>
      </w:r>
    </w:p>
    <w:p w:rsidR="00000000" w:rsidDel="00000000" w:rsidP="00000000" w:rsidRDefault="00000000" w:rsidRPr="00000000" w14:paraId="00000213">
      <w:pPr>
        <w:jc w:val="both"/>
        <w:rPr/>
      </w:pPr>
      <w:r w:rsidDel="00000000" w:rsidR="00000000" w:rsidRPr="00000000">
        <w:rPr>
          <w:rtl w:val="0"/>
        </w:rPr>
      </w:r>
    </w:p>
    <w:p w:rsidR="00000000" w:rsidDel="00000000" w:rsidP="00000000" w:rsidRDefault="00000000" w:rsidRPr="00000000" w14:paraId="00000214">
      <w:pPr>
        <w:pStyle w:val="Heading1"/>
        <w:rPr/>
      </w:pPr>
      <w:bookmarkStart w:colFirst="0" w:colLast="0" w:name="_caksd39w053x" w:id="29"/>
      <w:bookmarkEnd w:id="29"/>
      <w:r w:rsidDel="00000000" w:rsidR="00000000" w:rsidRPr="00000000">
        <w:rPr>
          <w:rtl w:val="0"/>
        </w:rPr>
      </w:r>
    </w:p>
    <w:p w:rsidR="00000000" w:rsidDel="00000000" w:rsidP="00000000" w:rsidRDefault="00000000" w:rsidRPr="00000000" w14:paraId="00000215">
      <w:pPr>
        <w:pStyle w:val="Heading1"/>
        <w:rPr/>
      </w:pPr>
      <w:bookmarkStart w:colFirst="0" w:colLast="0" w:name="_mu6on1b5i58x" w:id="30"/>
      <w:bookmarkEnd w:id="30"/>
      <w:r w:rsidDel="00000000" w:rsidR="00000000" w:rsidRPr="00000000">
        <w:rPr>
          <w:rtl w:val="0"/>
        </w:rPr>
      </w:r>
    </w:p>
    <w:p w:rsidR="00000000" w:rsidDel="00000000" w:rsidP="00000000" w:rsidRDefault="00000000" w:rsidRPr="00000000" w14:paraId="00000216">
      <w:pPr>
        <w:rPr/>
      </w:pPr>
      <w:r w:rsidDel="00000000" w:rsidR="00000000" w:rsidRPr="00000000">
        <w:rPr>
          <w:rtl w:val="0"/>
        </w:rPr>
      </w:r>
    </w:p>
    <w:p w:rsidR="00000000" w:rsidDel="00000000" w:rsidP="00000000" w:rsidRDefault="00000000" w:rsidRPr="00000000" w14:paraId="00000217">
      <w:pPr>
        <w:pStyle w:val="Heading1"/>
        <w:rPr/>
      </w:pPr>
      <w:bookmarkStart w:colFirst="0" w:colLast="0" w:name="_pytsx7z0r9g9" w:id="31"/>
      <w:bookmarkEnd w:id="31"/>
      <w:r w:rsidDel="00000000" w:rsidR="00000000" w:rsidRPr="00000000">
        <w:rPr>
          <w:rtl w:val="0"/>
        </w:rPr>
        <w:t xml:space="preserve">Eres médico y quieres especializarte pero NO TIENES ORGANIZACIÓN EN TU ESTUDIO </w:t>
      </w:r>
    </w:p>
    <w:p w:rsidR="00000000" w:rsidDel="00000000" w:rsidP="00000000" w:rsidRDefault="00000000" w:rsidRPr="00000000" w14:paraId="00000218">
      <w:pPr>
        <w:rPr/>
      </w:pPr>
      <w:r w:rsidDel="00000000" w:rsidR="00000000" w:rsidRPr="00000000">
        <w:rPr>
          <w:rtl w:val="0"/>
        </w:rPr>
      </w:r>
    </w:p>
    <w:p w:rsidR="00000000" w:rsidDel="00000000" w:rsidP="00000000" w:rsidRDefault="00000000" w:rsidRPr="00000000" w14:paraId="00000219">
      <w:pPr>
        <w:jc w:val="both"/>
        <w:rPr/>
      </w:pPr>
      <w:r w:rsidDel="00000000" w:rsidR="00000000" w:rsidRPr="00000000">
        <w:rPr>
          <w:rtl w:val="0"/>
        </w:rPr>
        <w:t xml:space="preserve">Así es como puedes solucionarlo y lograr tu sueño de ser especialista</w:t>
      </w:r>
    </w:p>
    <w:p w:rsidR="00000000" w:rsidDel="00000000" w:rsidP="00000000" w:rsidRDefault="00000000" w:rsidRPr="00000000" w14:paraId="0000021A">
      <w:pPr>
        <w:jc w:val="both"/>
        <w:rPr/>
      </w:pPr>
      <w:r w:rsidDel="00000000" w:rsidR="00000000" w:rsidRPr="00000000">
        <w:rPr>
          <w:rtl w:val="0"/>
        </w:rPr>
      </w:r>
    </w:p>
    <w:p w:rsidR="00000000" w:rsidDel="00000000" w:rsidP="00000000" w:rsidRDefault="00000000" w:rsidRPr="00000000" w14:paraId="0000021B">
      <w:pPr>
        <w:jc w:val="both"/>
        <w:rPr/>
      </w:pPr>
      <w:r w:rsidDel="00000000" w:rsidR="00000000" w:rsidRPr="00000000">
        <w:rPr>
          <w:rtl w:val="0"/>
        </w:rPr>
        <w:t xml:space="preserve">Durante el pregrado de medicina seguramente tenías un cronograma mensual donde te explicaban qué temas debías repasar para el momento del exámen, pero en un exámen de residencia hay tantos temas que te pueden preguntar que es difícil saber dónde enfocar el tiempo de estudio.</w:t>
      </w:r>
    </w:p>
    <w:p w:rsidR="00000000" w:rsidDel="00000000" w:rsidP="00000000" w:rsidRDefault="00000000" w:rsidRPr="00000000" w14:paraId="0000021C">
      <w:pPr>
        <w:jc w:val="both"/>
        <w:rPr/>
      </w:pPr>
      <w:r w:rsidDel="00000000" w:rsidR="00000000" w:rsidRPr="00000000">
        <w:rPr>
          <w:rtl w:val="0"/>
        </w:rPr>
      </w:r>
    </w:p>
    <w:p w:rsidR="00000000" w:rsidDel="00000000" w:rsidP="00000000" w:rsidRDefault="00000000" w:rsidRPr="00000000" w14:paraId="0000021D">
      <w:pPr>
        <w:jc w:val="both"/>
        <w:rPr/>
      </w:pPr>
      <w:r w:rsidDel="00000000" w:rsidR="00000000" w:rsidRPr="00000000">
        <w:rPr>
          <w:rtl w:val="0"/>
        </w:rPr>
        <w:t xml:space="preserve">Por eso en paretomed encontramos los temas que más preguntan para cada especialidad y los agrupamos en 14 módulos como ginecología hematología y pediatría, cada semana abordamos solo un módulo y así te centras en mejorar tus habilidades para cada especialidad; todo esto de la mano de un experto que te ayudará aclarando cualquier duda que tengas.</w:t>
      </w:r>
    </w:p>
    <w:p w:rsidR="00000000" w:rsidDel="00000000" w:rsidP="00000000" w:rsidRDefault="00000000" w:rsidRPr="00000000" w14:paraId="0000021E">
      <w:pPr>
        <w:jc w:val="both"/>
        <w:rPr/>
      </w:pPr>
      <w:r w:rsidDel="00000000" w:rsidR="00000000" w:rsidRPr="00000000">
        <w:rPr>
          <w:rtl w:val="0"/>
        </w:rPr>
      </w:r>
    </w:p>
    <w:p w:rsidR="00000000" w:rsidDel="00000000" w:rsidP="00000000" w:rsidRDefault="00000000" w:rsidRPr="00000000" w14:paraId="0000021F">
      <w:pPr>
        <w:pStyle w:val="Heading1"/>
        <w:jc w:val="both"/>
        <w:rPr/>
      </w:pPr>
      <w:bookmarkStart w:colFirst="0" w:colLast="0" w:name="_8ekmhsqs5bjt" w:id="32"/>
      <w:bookmarkEnd w:id="32"/>
      <w:r w:rsidDel="00000000" w:rsidR="00000000" w:rsidRPr="00000000">
        <w:rPr>
          <w:rtl w:val="0"/>
        </w:rPr>
        <w:t xml:space="preserve">Si quieres dar el primer paso hacia tu sueño escribe paretomed y un asesor se pondrá en contacto contigo.</w:t>
      </w:r>
    </w:p>
    <w:p w:rsidR="00000000" w:rsidDel="00000000" w:rsidP="00000000" w:rsidRDefault="00000000" w:rsidRPr="00000000" w14:paraId="00000220">
      <w:pPr>
        <w:rPr/>
      </w:pPr>
      <w:r w:rsidDel="00000000" w:rsidR="00000000" w:rsidRPr="00000000">
        <w:rPr>
          <w:rtl w:val="0"/>
        </w:rPr>
      </w:r>
    </w:p>
    <w:p w:rsidR="00000000" w:rsidDel="00000000" w:rsidP="00000000" w:rsidRDefault="00000000" w:rsidRPr="00000000" w14:paraId="00000221">
      <w:pPr>
        <w:rPr/>
      </w:pPr>
      <w:r w:rsidDel="00000000" w:rsidR="00000000" w:rsidRPr="00000000">
        <w:rPr>
          <w:rtl w:val="0"/>
        </w:rPr>
      </w:r>
    </w:p>
    <w:p w:rsidR="00000000" w:rsidDel="00000000" w:rsidP="00000000" w:rsidRDefault="00000000" w:rsidRPr="00000000" w14:paraId="00000222">
      <w:pPr>
        <w:pStyle w:val="Heading1"/>
        <w:rPr/>
      </w:pPr>
      <w:bookmarkStart w:colFirst="0" w:colLast="0" w:name="_s2xmxmoy4w8b" w:id="33"/>
      <w:bookmarkEnd w:id="33"/>
      <w:r w:rsidDel="00000000" w:rsidR="00000000" w:rsidRPr="00000000">
        <w:rPr>
          <w:rtl w:val="0"/>
        </w:rPr>
        <w:t xml:space="preserve">ESTRUCTURA Y ORDEN</w:t>
      </w:r>
    </w:p>
    <w:p w:rsidR="00000000" w:rsidDel="00000000" w:rsidP="00000000" w:rsidRDefault="00000000" w:rsidRPr="00000000" w14:paraId="00000223">
      <w:pPr>
        <w:rPr/>
      </w:pPr>
      <w:r w:rsidDel="00000000" w:rsidR="00000000" w:rsidRPr="00000000">
        <w:rPr>
          <w:rtl w:val="0"/>
        </w:rPr>
      </w:r>
    </w:p>
    <w:p w:rsidR="00000000" w:rsidDel="00000000" w:rsidP="00000000" w:rsidRDefault="00000000" w:rsidRPr="00000000" w14:paraId="00000224">
      <w:pPr>
        <w:jc w:val="both"/>
        <w:rPr/>
      </w:pPr>
      <w:r w:rsidDel="00000000" w:rsidR="00000000" w:rsidRPr="00000000">
        <w:rPr>
          <w:rtl w:val="0"/>
        </w:rPr>
        <w:t xml:space="preserve">Eres médico y quieres especializarte pero FALLAS AL RESPONDER PREGUNTAS EN LOS EXÁMENES DE RESIDENCIA MEDICINA - HABILIDAD</w:t>
      </w:r>
    </w:p>
    <w:p w:rsidR="00000000" w:rsidDel="00000000" w:rsidP="00000000" w:rsidRDefault="00000000" w:rsidRPr="00000000" w14:paraId="00000225">
      <w:pPr>
        <w:jc w:val="both"/>
        <w:rPr/>
      </w:pPr>
      <w:r w:rsidDel="00000000" w:rsidR="00000000" w:rsidRPr="00000000">
        <w:rPr>
          <w:rtl w:val="0"/>
        </w:rPr>
      </w:r>
    </w:p>
    <w:p w:rsidR="00000000" w:rsidDel="00000000" w:rsidP="00000000" w:rsidRDefault="00000000" w:rsidRPr="00000000" w14:paraId="00000226">
      <w:pPr>
        <w:jc w:val="both"/>
        <w:rPr/>
      </w:pPr>
      <w:r w:rsidDel="00000000" w:rsidR="00000000" w:rsidRPr="00000000">
        <w:rPr>
          <w:rtl w:val="0"/>
        </w:rPr>
      </w:r>
    </w:p>
    <w:p w:rsidR="00000000" w:rsidDel="00000000" w:rsidP="00000000" w:rsidRDefault="00000000" w:rsidRPr="00000000" w14:paraId="00000227">
      <w:pPr>
        <w:jc w:val="both"/>
        <w:rPr/>
      </w:pPr>
      <w:r w:rsidDel="00000000" w:rsidR="00000000" w:rsidRPr="00000000">
        <w:rPr>
          <w:rtl w:val="0"/>
        </w:rPr>
        <w:t xml:space="preserve">Así es como puedes solucionarlo y lograr tu sueño de ser especialista</w:t>
      </w:r>
    </w:p>
    <w:p w:rsidR="00000000" w:rsidDel="00000000" w:rsidP="00000000" w:rsidRDefault="00000000" w:rsidRPr="00000000" w14:paraId="00000228">
      <w:pPr>
        <w:jc w:val="both"/>
        <w:rPr/>
      </w:pPr>
      <w:r w:rsidDel="00000000" w:rsidR="00000000" w:rsidRPr="00000000">
        <w:rPr>
          <w:rtl w:val="0"/>
        </w:rPr>
      </w:r>
    </w:p>
    <w:p w:rsidR="00000000" w:rsidDel="00000000" w:rsidP="00000000" w:rsidRDefault="00000000" w:rsidRPr="00000000" w14:paraId="00000229">
      <w:pPr>
        <w:jc w:val="both"/>
        <w:rPr/>
      </w:pPr>
      <w:r w:rsidDel="00000000" w:rsidR="00000000" w:rsidRPr="00000000">
        <w:rPr>
          <w:rtl w:val="0"/>
        </w:rPr>
        <w:t xml:space="preserve">Seguro has intentado estudiar y repasar con </w:t>
      </w:r>
    </w:p>
    <w:p w:rsidR="00000000" w:rsidDel="00000000" w:rsidP="00000000" w:rsidRDefault="00000000" w:rsidRPr="00000000" w14:paraId="0000022A">
      <w:pPr>
        <w:jc w:val="both"/>
        <w:rPr/>
      </w:pPr>
      <w:r w:rsidDel="00000000" w:rsidR="00000000" w:rsidRPr="00000000">
        <w:rPr>
          <w:rtl w:val="0"/>
        </w:rPr>
      </w:r>
    </w:p>
    <w:p w:rsidR="00000000" w:rsidDel="00000000" w:rsidP="00000000" w:rsidRDefault="00000000" w:rsidRPr="00000000" w14:paraId="0000022B">
      <w:pPr>
        <w:jc w:val="both"/>
        <w:rPr/>
      </w:pPr>
      <w:r w:rsidDel="00000000" w:rsidR="00000000" w:rsidRPr="00000000">
        <w:rPr>
          <w:rtl w:val="0"/>
        </w:rPr>
        <w:t xml:space="preserve">Si eres médico y quieres pasar a la residencia este es el principal error</w:t>
      </w:r>
    </w:p>
    <w:p w:rsidR="00000000" w:rsidDel="00000000" w:rsidP="00000000" w:rsidRDefault="00000000" w:rsidRPr="00000000" w14:paraId="0000022C">
      <w:pPr>
        <w:jc w:val="both"/>
        <w:rPr/>
      </w:pPr>
      <w:r w:rsidDel="00000000" w:rsidR="00000000" w:rsidRPr="00000000">
        <w:rPr>
          <w:rtl w:val="0"/>
        </w:rPr>
      </w:r>
    </w:p>
    <w:p w:rsidR="00000000" w:rsidDel="00000000" w:rsidP="00000000" w:rsidRDefault="00000000" w:rsidRPr="00000000" w14:paraId="0000022D">
      <w:pPr>
        <w:jc w:val="both"/>
        <w:rPr/>
      </w:pPr>
      <w:r w:rsidDel="00000000" w:rsidR="00000000" w:rsidRPr="00000000">
        <w:rPr>
          <w:rtl w:val="0"/>
        </w:rPr>
        <w:t xml:space="preserve">Pasar a la residencia no es fácil pero la receta es simple</w:t>
      </w:r>
    </w:p>
    <w:p w:rsidR="00000000" w:rsidDel="00000000" w:rsidP="00000000" w:rsidRDefault="00000000" w:rsidRPr="00000000" w14:paraId="0000022E">
      <w:pPr>
        <w:jc w:val="both"/>
        <w:rPr/>
      </w:pPr>
      <w:r w:rsidDel="00000000" w:rsidR="00000000" w:rsidRPr="00000000">
        <w:rPr>
          <w:rtl w:val="0"/>
        </w:rPr>
      </w:r>
    </w:p>
    <w:p w:rsidR="00000000" w:rsidDel="00000000" w:rsidP="00000000" w:rsidRDefault="00000000" w:rsidRPr="00000000" w14:paraId="0000022F">
      <w:pPr>
        <w:jc w:val="both"/>
        <w:rPr/>
      </w:pPr>
      <w:r w:rsidDel="00000000" w:rsidR="00000000" w:rsidRPr="00000000">
        <w:rPr>
          <w:rtl w:val="0"/>
        </w:rPr>
        <w:t xml:space="preserve">Subir videos a Youtube</w:t>
      </w:r>
    </w:p>
    <w:p w:rsidR="00000000" w:rsidDel="00000000" w:rsidP="00000000" w:rsidRDefault="00000000" w:rsidRPr="00000000" w14:paraId="00000230">
      <w:pPr>
        <w:jc w:val="both"/>
        <w:rPr/>
      </w:pPr>
      <w:r w:rsidDel="00000000" w:rsidR="00000000" w:rsidRPr="00000000">
        <w:rPr>
          <w:rtl w:val="0"/>
        </w:rPr>
      </w:r>
    </w:p>
    <w:p w:rsidR="00000000" w:rsidDel="00000000" w:rsidP="00000000" w:rsidRDefault="00000000" w:rsidRPr="00000000" w14:paraId="00000231">
      <w:pPr>
        <w:jc w:val="both"/>
        <w:rPr/>
      </w:pPr>
      <w:r w:rsidDel="00000000" w:rsidR="00000000" w:rsidRPr="00000000">
        <w:rPr>
          <w:rtl w:val="0"/>
        </w:rPr>
      </w:r>
    </w:p>
    <w:p w:rsidR="00000000" w:rsidDel="00000000" w:rsidP="00000000" w:rsidRDefault="00000000" w:rsidRPr="00000000" w14:paraId="00000232">
      <w:pPr>
        <w:jc w:val="both"/>
        <w:rPr/>
      </w:pPr>
      <w:r w:rsidDel="00000000" w:rsidR="00000000" w:rsidRPr="00000000">
        <w:rPr>
          <w:rtl w:val="0"/>
        </w:rPr>
        <w:t xml:space="preserve">Cuando estudiabas compañero carrera</w:t>
      </w:r>
    </w:p>
    <w:p w:rsidR="00000000" w:rsidDel="00000000" w:rsidP="00000000" w:rsidRDefault="00000000" w:rsidRPr="00000000" w14:paraId="00000233">
      <w:pPr>
        <w:jc w:val="both"/>
        <w:rPr/>
      </w:pPr>
      <w:r w:rsidDel="00000000" w:rsidR="00000000" w:rsidRPr="00000000">
        <w:rPr>
          <w:rtl w:val="0"/>
        </w:rPr>
      </w:r>
    </w:p>
    <w:p w:rsidR="00000000" w:rsidDel="00000000" w:rsidP="00000000" w:rsidRDefault="00000000" w:rsidRPr="00000000" w14:paraId="00000234">
      <w:pPr>
        <w:jc w:val="both"/>
        <w:rPr/>
      </w:pPr>
      <w:r w:rsidDel="00000000" w:rsidR="00000000" w:rsidRPr="00000000">
        <w:rPr>
          <w:rtl w:val="0"/>
        </w:rPr>
      </w:r>
    </w:p>
    <w:p w:rsidR="00000000" w:rsidDel="00000000" w:rsidP="00000000" w:rsidRDefault="00000000" w:rsidRPr="00000000" w14:paraId="00000235">
      <w:pPr>
        <w:pStyle w:val="Heading1"/>
        <w:rPr/>
      </w:pPr>
      <w:bookmarkStart w:colFirst="0" w:colLast="0" w:name="_bwmkx1l0lt9t" w:id="34"/>
      <w:bookmarkEnd w:id="34"/>
      <w:r w:rsidDel="00000000" w:rsidR="00000000" w:rsidRPr="00000000">
        <w:rPr>
          <w:rtl w:val="0"/>
        </w:rPr>
        <w:t xml:space="preserve">Vídeo de confianza</w:t>
      </w:r>
    </w:p>
    <w:p w:rsidR="00000000" w:rsidDel="00000000" w:rsidP="00000000" w:rsidRDefault="00000000" w:rsidRPr="00000000" w14:paraId="00000236">
      <w:pPr>
        <w:rPr/>
      </w:pPr>
      <w:r w:rsidDel="00000000" w:rsidR="00000000" w:rsidRPr="00000000">
        <w:rPr>
          <w:rtl w:val="0"/>
        </w:rPr>
      </w:r>
    </w:p>
    <w:p w:rsidR="00000000" w:rsidDel="00000000" w:rsidP="00000000" w:rsidRDefault="00000000" w:rsidRPr="00000000" w14:paraId="00000237">
      <w:pPr>
        <w:jc w:val="both"/>
        <w:rPr>
          <w:sz w:val="24"/>
          <w:szCs w:val="24"/>
        </w:rPr>
      </w:pPr>
      <w:r w:rsidDel="00000000" w:rsidR="00000000" w:rsidRPr="00000000">
        <w:rPr>
          <w:sz w:val="24"/>
          <w:szCs w:val="24"/>
          <w:rtl w:val="0"/>
        </w:rPr>
        <w:t xml:space="preserve">¡Hola! Te habla el Dr. Oscar Maldonado, internista, creador y profesor de Paretomed. </w:t>
      </w:r>
    </w:p>
    <w:p w:rsidR="00000000" w:rsidDel="00000000" w:rsidP="00000000" w:rsidRDefault="00000000" w:rsidRPr="00000000" w14:paraId="00000238">
      <w:pPr>
        <w:jc w:val="both"/>
        <w:rPr>
          <w:sz w:val="24"/>
          <w:szCs w:val="24"/>
        </w:rPr>
      </w:pPr>
      <w:r w:rsidDel="00000000" w:rsidR="00000000" w:rsidRPr="00000000">
        <w:rPr>
          <w:rtl w:val="0"/>
        </w:rPr>
      </w:r>
    </w:p>
    <w:p w:rsidR="00000000" w:rsidDel="00000000" w:rsidP="00000000" w:rsidRDefault="00000000" w:rsidRPr="00000000" w14:paraId="00000239">
      <w:pPr>
        <w:jc w:val="both"/>
        <w:rPr>
          <w:sz w:val="24"/>
          <w:szCs w:val="24"/>
        </w:rPr>
      </w:pPr>
      <w:r w:rsidDel="00000000" w:rsidR="00000000" w:rsidRPr="00000000">
        <w:rPr>
          <w:sz w:val="24"/>
          <w:szCs w:val="24"/>
          <w:rtl w:val="0"/>
        </w:rPr>
        <w:t xml:space="preserve">Te dejo aquí con Juan a quien le puedes preguntar cualquier duda que tengas sobre el programa su número de teléfono termina en 0196, la idea es que pronto comiences tu preparación y camino hacia la residencia, ¡te esperamos! </w:t>
      </w:r>
    </w:p>
    <w:p w:rsidR="00000000" w:rsidDel="00000000" w:rsidP="00000000" w:rsidRDefault="00000000" w:rsidRPr="00000000" w14:paraId="0000023A">
      <w:pPr>
        <w:jc w:val="both"/>
        <w:rPr>
          <w:sz w:val="24"/>
          <w:szCs w:val="24"/>
        </w:rPr>
      </w:pPr>
      <w:r w:rsidDel="00000000" w:rsidR="00000000" w:rsidRPr="00000000">
        <w:rPr>
          <w:rtl w:val="0"/>
        </w:rPr>
      </w:r>
    </w:p>
    <w:p w:rsidR="00000000" w:rsidDel="00000000" w:rsidP="00000000" w:rsidRDefault="00000000" w:rsidRPr="00000000" w14:paraId="0000023B">
      <w:pPr>
        <w:jc w:val="both"/>
        <w:rPr>
          <w:sz w:val="24"/>
          <w:szCs w:val="24"/>
        </w:rPr>
      </w:pPr>
      <w:r w:rsidDel="00000000" w:rsidR="00000000" w:rsidRPr="00000000">
        <w:rPr>
          <w:rtl w:val="0"/>
        </w:rPr>
      </w:r>
    </w:p>
    <w:p w:rsidR="00000000" w:rsidDel="00000000" w:rsidP="00000000" w:rsidRDefault="00000000" w:rsidRPr="00000000" w14:paraId="0000023C">
      <w:pPr>
        <w:pStyle w:val="Heading1"/>
        <w:jc w:val="both"/>
        <w:rPr/>
      </w:pPr>
      <w:bookmarkStart w:colFirst="0" w:colLast="0" w:name="_ul90n3bpx4eu" w:id="35"/>
      <w:bookmarkEnd w:id="35"/>
      <w:r w:rsidDel="00000000" w:rsidR="00000000" w:rsidRPr="00000000">
        <w:rPr>
          <w:rtl w:val="0"/>
        </w:rPr>
        <w:t xml:space="preserve">Si eres MÉDICO y quieres ESPECIALIZARTE EN COLOMBIA tu no NECESITAS UN CURSO necesitas UN PROGRAMA.</w:t>
      </w:r>
    </w:p>
    <w:p w:rsidR="00000000" w:rsidDel="00000000" w:rsidP="00000000" w:rsidRDefault="00000000" w:rsidRPr="00000000" w14:paraId="0000023D">
      <w:pPr>
        <w:pStyle w:val="Heading1"/>
        <w:jc w:val="both"/>
        <w:rPr/>
      </w:pPr>
      <w:bookmarkStart w:colFirst="0" w:colLast="0" w:name="_pn4pdcpxq5t7" w:id="36"/>
      <w:bookmarkEnd w:id="36"/>
      <w:r w:rsidDel="00000000" w:rsidR="00000000" w:rsidRPr="00000000">
        <w:rPr>
          <w:rtl w:val="0"/>
        </w:rPr>
      </w:r>
    </w:p>
    <w:p w:rsidR="00000000" w:rsidDel="00000000" w:rsidP="00000000" w:rsidRDefault="00000000" w:rsidRPr="00000000" w14:paraId="0000023E">
      <w:pPr>
        <w:jc w:val="both"/>
        <w:rPr/>
      </w:pPr>
      <w:r w:rsidDel="00000000" w:rsidR="00000000" w:rsidRPr="00000000">
        <w:rPr>
          <w:rtl w:val="0"/>
        </w:rPr>
        <w:t xml:space="preserve">Cursos de información médica hay en todas partes pero todos tienen el mismo problema, te llenan de un montón de clases basura para que creas que obtuviste valor y después de comprarlo te abandonan a tu suerte.</w:t>
      </w:r>
    </w:p>
    <w:p w:rsidR="00000000" w:rsidDel="00000000" w:rsidP="00000000" w:rsidRDefault="00000000" w:rsidRPr="00000000" w14:paraId="0000023F">
      <w:pPr>
        <w:jc w:val="both"/>
        <w:rPr/>
      </w:pPr>
      <w:r w:rsidDel="00000000" w:rsidR="00000000" w:rsidRPr="00000000">
        <w:rPr>
          <w:rtl w:val="0"/>
        </w:rPr>
      </w:r>
    </w:p>
    <w:p w:rsidR="00000000" w:rsidDel="00000000" w:rsidP="00000000" w:rsidRDefault="00000000" w:rsidRPr="00000000" w14:paraId="00000240">
      <w:pPr>
        <w:jc w:val="both"/>
        <w:rPr/>
      </w:pPr>
      <w:r w:rsidDel="00000000" w:rsidR="00000000" w:rsidRPr="00000000">
        <w:rPr>
          <w:rtl w:val="0"/>
        </w:rPr>
        <w:t xml:space="preserve">Pero yo sé que no solo necesitas información, necesitas a alguien que te guíe en el camino, que te felicite cuando haces las cosas bien pero que también te regañe cuando te sientas desmotivados para sacar todo ese potencial que tienes.</w:t>
      </w:r>
    </w:p>
    <w:p w:rsidR="00000000" w:rsidDel="00000000" w:rsidP="00000000" w:rsidRDefault="00000000" w:rsidRPr="00000000" w14:paraId="00000241">
      <w:pPr>
        <w:jc w:val="both"/>
        <w:rPr/>
      </w:pPr>
      <w:r w:rsidDel="00000000" w:rsidR="00000000" w:rsidRPr="00000000">
        <w:rPr>
          <w:rtl w:val="0"/>
        </w:rPr>
      </w:r>
    </w:p>
    <w:p w:rsidR="00000000" w:rsidDel="00000000" w:rsidP="00000000" w:rsidRDefault="00000000" w:rsidRPr="00000000" w14:paraId="00000242">
      <w:pPr>
        <w:jc w:val="both"/>
        <w:rPr/>
      </w:pPr>
      <w:r w:rsidDel="00000000" w:rsidR="00000000" w:rsidRPr="00000000">
        <w:rPr>
          <w:rtl w:val="0"/>
        </w:rPr>
        <w:t xml:space="preserve">Por eso paretomed es el único programa donde cuentas con un tutor personalizado y un grupo de psicólogos, especialistas y expertos que trabajarán de la mano contigo para  lograr tu sueño de ser especialista</w:t>
      </w:r>
    </w:p>
    <w:p w:rsidR="00000000" w:rsidDel="00000000" w:rsidP="00000000" w:rsidRDefault="00000000" w:rsidRPr="00000000" w14:paraId="00000243">
      <w:pPr>
        <w:jc w:val="both"/>
        <w:rPr/>
      </w:pPr>
      <w:r w:rsidDel="00000000" w:rsidR="00000000" w:rsidRPr="00000000">
        <w:rPr>
          <w:rtl w:val="0"/>
        </w:rPr>
      </w:r>
    </w:p>
    <w:p w:rsidR="00000000" w:rsidDel="00000000" w:rsidP="00000000" w:rsidRDefault="00000000" w:rsidRPr="00000000" w14:paraId="00000244">
      <w:pPr>
        <w:pStyle w:val="Heading1"/>
        <w:jc w:val="both"/>
        <w:rPr/>
      </w:pPr>
      <w:bookmarkStart w:colFirst="0" w:colLast="0" w:name="_6omlbre04993" w:id="37"/>
      <w:bookmarkEnd w:id="37"/>
      <w:r w:rsidDel="00000000" w:rsidR="00000000" w:rsidRPr="00000000">
        <w:rPr>
          <w:rtl w:val="0"/>
        </w:rPr>
      </w:r>
    </w:p>
    <w:p w:rsidR="00000000" w:rsidDel="00000000" w:rsidP="00000000" w:rsidRDefault="00000000" w:rsidRPr="00000000" w14:paraId="00000245">
      <w:pPr>
        <w:pStyle w:val="Heading1"/>
        <w:jc w:val="both"/>
        <w:rPr/>
      </w:pPr>
      <w:bookmarkStart w:colFirst="0" w:colLast="0" w:name="_rf0922ycghbe" w:id="38"/>
      <w:bookmarkEnd w:id="38"/>
      <w:r w:rsidDel="00000000" w:rsidR="00000000" w:rsidRPr="00000000">
        <w:rPr>
          <w:rtl w:val="0"/>
        </w:rPr>
        <w:t xml:space="preserve">RESIDENCIA MÉDICA UDEA pregunta de medicina interna que seguro sale en el exámen:</w:t>
      </w:r>
    </w:p>
    <w:p w:rsidR="00000000" w:rsidDel="00000000" w:rsidP="00000000" w:rsidRDefault="00000000" w:rsidRPr="00000000" w14:paraId="00000246">
      <w:pPr>
        <w:rPr/>
      </w:pPr>
      <w:r w:rsidDel="00000000" w:rsidR="00000000" w:rsidRPr="00000000">
        <w:rPr>
          <w:rtl w:val="0"/>
        </w:rPr>
      </w:r>
    </w:p>
    <w:p w:rsidR="00000000" w:rsidDel="00000000" w:rsidP="00000000" w:rsidRDefault="00000000" w:rsidRPr="00000000" w14:paraId="00000247">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7f7f7" w:val="clear"/>
        <w:spacing w:before="0" w:line="276.4285714285714" w:lineRule="auto"/>
        <w:rPr>
          <w:b w:val="1"/>
          <w:bCs w:val="1"/>
          <w:color w:val="00bd80"/>
          <w:sz w:val="42"/>
          <w:szCs w:val="42"/>
        </w:rPr>
      </w:pPr>
      <w:bookmarkStart w:colFirst="0" w:colLast="0" w:name="_j6dyxsj2n44x" w:id="39"/>
      <w:bookmarkEnd w:id="39"/>
      <w:r w:rsidDel="00000000" w:rsidR="00000000" w:rsidRPr="00000000">
        <w:rPr>
          <w:b w:val="1"/>
          <w:bCs w:val="1"/>
          <w:color w:val="00bd80"/>
          <w:sz w:val="42"/>
          <w:szCs w:val="42"/>
          <w:rtl w:val="0"/>
        </w:rPr>
        <w:t xml:space="preserve">tratamiento de los síndromes coronarios crónicos</w:t>
      </w:r>
    </w:p>
    <w:p w:rsidR="00000000" w:rsidDel="00000000" w:rsidP="00000000" w:rsidRDefault="00000000" w:rsidRPr="00000000" w14:paraId="00000248">
      <w:pPr>
        <w:rPr/>
      </w:pPr>
      <w:r w:rsidDel="00000000" w:rsidR="00000000" w:rsidRPr="00000000">
        <w:rPr>
          <w:rtl w:val="0"/>
        </w:rPr>
      </w:r>
    </w:p>
    <w:p w:rsidR="00000000" w:rsidDel="00000000" w:rsidP="00000000" w:rsidRDefault="00000000" w:rsidRPr="00000000" w14:paraId="00000249">
      <w:pPr>
        <w:rPr/>
      </w:pPr>
      <w:r w:rsidDel="00000000" w:rsidR="00000000" w:rsidRPr="00000000">
        <w:rPr>
          <w:rtl w:val="0"/>
        </w:rPr>
      </w:r>
    </w:p>
    <w:p w:rsidR="00000000" w:rsidDel="00000000" w:rsidP="00000000" w:rsidRDefault="00000000" w:rsidRPr="00000000" w14:paraId="0000024A">
      <w:pPr>
        <w:rPr/>
      </w:pPr>
      <w:r w:rsidDel="00000000" w:rsidR="00000000" w:rsidRPr="00000000">
        <w:rPr>
          <w:rtl w:val="0"/>
        </w:rPr>
      </w:r>
    </w:p>
    <w:p w:rsidR="00000000" w:rsidDel="00000000" w:rsidP="00000000" w:rsidRDefault="00000000" w:rsidRPr="00000000" w14:paraId="0000024B">
      <w:pPr>
        <w:rPr/>
      </w:pPr>
      <w:r w:rsidDel="00000000" w:rsidR="00000000" w:rsidRPr="00000000">
        <w:rPr>
          <w:rtl w:val="0"/>
        </w:rPr>
      </w:r>
    </w:p>
    <w:sectPr>
      <w:headerReference r:id="rId8"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Verdana"/>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4C">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