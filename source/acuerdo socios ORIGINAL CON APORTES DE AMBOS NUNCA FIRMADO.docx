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Acuerdo de Socios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Entre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Oscar Maldonado, con cédula de ciudadanía [Número de DNI], domiciliado en [Dirección de Oscar], en adelante "Oscar".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Pedro Vergara,con cédula de ciudadanía 1.045.750.095, domiciliado en Calle 80#55-40, en adelante "Pedro".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Acuerdan lo siguiente: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Propiedad de Acciones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1.1. Participación Accionaria: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Oscar y Pedro acuerdan que Pedro tendrá una participación del 20% de las</w:t>
      </w:r>
    </w:p>
    <w:p w:rsidR="00000000" w:rsidDel="00000000" w:rsidP="00000000" w:rsidRDefault="00000000" w:rsidRPr="00000000" w14:paraId="0000000D">
      <w:pPr>
        <w:ind w:left="720" w:firstLine="720"/>
        <w:rPr/>
      </w:pPr>
      <w:commentRangeStart w:id="0"/>
      <w:r w:rsidDel="00000000" w:rsidR="00000000" w:rsidRPr="00000000">
        <w:rPr>
          <w:highlight w:val="red"/>
          <w:rtl w:val="0"/>
        </w:rPr>
        <w:t xml:space="preserve">utilidades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de la empresa a partir de la firma de este acuerdo.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Participación en el Consejo de Administración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Asiento en el Consejo: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1440" w:hanging="360"/>
        <w:rPr>
          <w:ins w:author="Oscar Maldonado" w:id="0" w:date="2024-07-24T15:10:37Z"/>
          <w:del w:author="Oscar Maldonado" w:id="0" w:date="2024-07-24T15:10:37Z"/>
          <w:u w:val="none"/>
        </w:rPr>
      </w:pPr>
      <w:del w:author="Oscar Maldonado" w:id="0" w:date="2024-07-24T15:10:37Z">
        <w:r w:rsidDel="00000000" w:rsidR="00000000" w:rsidRPr="00000000">
          <w:rPr>
            <w:rtl w:val="0"/>
          </w:rPr>
          <w:delText xml:space="preserve">Pedro tendrá un asiento en el consejo de administración de la empresa y participará en todas las decisiones estratégicas importantes.</w:delText>
        </w:r>
      </w:del>
      <w:ins w:author="Oscar Maldonado" w:id="0" w:date="2024-07-24T15:10:37Z">
        <w:del w:author="Oscar Maldonado" w:id="0" w:date="2024-07-24T15:10:37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1440" w:hanging="360"/>
        <w:rPr>
          <w:u w:val="none"/>
        </w:rPr>
      </w:pPr>
      <w:ins w:author="Oscar Maldonado" w:id="0" w:date="2024-07-24T15:10:37Z">
        <w:r w:rsidDel="00000000" w:rsidR="00000000" w:rsidRPr="00000000">
          <w:rPr>
            <w:rtl w:val="0"/>
            <w:rPrChange w:author="Oscar Maldonado" w:id="1" w:date="2024-07-24T15:10:37Z">
              <w:rPr/>
            </w:rPrChange>
          </w:rPr>
          <w:t xml:space="preserve">Pedro tendrá un asiento en el consejo de administración y sugerirá en todas las decisiones. Sin embargo, las decisiones finales requerirán una </w:t>
        </w:r>
        <w:r w:rsidDel="00000000" w:rsidR="00000000" w:rsidRPr="00000000">
          <w:rPr>
            <w:b w:val="1"/>
            <w:bCs w:val="1"/>
            <w:rtl w:val="0"/>
            <w:rPrChange w:author="Oscar Maldonado" w:id="1" w:date="2024-07-24T15:10:37Z">
              <w:rPr/>
            </w:rPrChange>
          </w:rPr>
          <w:t xml:space="preserve">mayoría cualificada acorde a la participación en acciones (75%)</w:t>
        </w:r>
        <w:r w:rsidDel="00000000" w:rsidR="00000000" w:rsidRPr="00000000">
          <w:rPr>
            <w:rtl w:val="0"/>
            <w:rPrChange w:author="Oscar Maldonado" w:id="1" w:date="2024-07-24T15:10:37Z">
              <w:rPr/>
            </w:rPrChange>
          </w:rPr>
          <w:t xml:space="preserve"> y </w:t>
        </w:r>
        <w:r w:rsidDel="00000000" w:rsidR="00000000" w:rsidRPr="00000000">
          <w:rPr>
            <w:highlight w:val="yellow"/>
            <w:rtl w:val="0"/>
            <w:rPrChange w:author="Oscar Maldonado" w:id="1" w:date="2024-07-24T15:10:37Z">
              <w:rPr>
                <w:highlight w:val="yellow"/>
              </w:rPr>
            </w:rPrChange>
          </w:rPr>
          <w:t xml:space="preserve">que incluya el voto favorable de Oscar.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3. Compensación y Beneficios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Porcentaje de Ganancias: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1440" w:hanging="360"/>
        <w:rPr>
          <w:u w:val="none"/>
          <w:rPrChange w:author="Pedro Vergara" w:id="6" w:date="2024-10-29T23:02:36Z">
            <w:rPr>
              <w:u w:val="none"/>
            </w:rPr>
          </w:rPrChange>
        </w:rPr>
        <w:pPrChange w:author="Pedro Vergara" w:id="0" w:date="2024-10-29T23:02:36Z">
          <w:pPr>
            <w:numPr>
              <w:ilvl w:val="0"/>
              <w:numId w:val="18"/>
            </w:numPr>
            <w:ind w:left="1440" w:hanging="360"/>
          </w:pPr>
        </w:pPrChange>
      </w:pPr>
      <w:r w:rsidDel="00000000" w:rsidR="00000000" w:rsidRPr="00000000">
        <w:rPr>
          <w:rtl w:val="0"/>
        </w:rPr>
        <w:t xml:space="preserve">Pedro continuará recibiendo el 20% de las </w:t>
      </w:r>
      <w:del w:author="Oscar Maldonado" w:id="2" w:date="2024-07-24T15:12:29Z">
        <w:r w:rsidDel="00000000" w:rsidR="00000000" w:rsidRPr="00000000">
          <w:rPr>
            <w:rtl w:val="0"/>
          </w:rPr>
          <w:delText xml:space="preserve">ganancias netas</w:delText>
        </w:r>
      </w:del>
      <w:ins w:author="Oscar Maldonado" w:id="2" w:date="2024-07-24T15:12:29Z">
        <w:del w:author="Oscar Maldonado" w:id="2" w:date="2024-07-24T15:12:29Z">
          <w:r w:rsidDel="00000000" w:rsidR="00000000" w:rsidRPr="00000000">
            <w:rPr>
              <w:rtl w:val="0"/>
            </w:rPr>
            <w:delText xml:space="preserve"> </w:delText>
          </w:r>
        </w:del>
        <w:r w:rsidDel="00000000" w:rsidR="00000000" w:rsidRPr="00000000">
          <w:rPr>
            <w:rtl w:val="0"/>
            <w:rPrChange w:author="Oscar Maldonado" w:id="3" w:date="2024-07-24T15:12:29Z">
              <w:rPr/>
            </w:rPrChange>
          </w:rPr>
          <w:t xml:space="preserve"> ganancias posteriores a costos fijos y pago a empleados</w:t>
        </w:r>
      </w:ins>
      <w:r w:rsidDel="00000000" w:rsidR="00000000" w:rsidRPr="00000000">
        <w:rPr>
          <w:rtl w:val="0"/>
        </w:rPr>
        <w:t xml:space="preserve"> del </w:t>
      </w:r>
      <w:commentRangeStart w:id="1"/>
      <w:r w:rsidDel="00000000" w:rsidR="00000000" w:rsidRPr="00000000">
        <w:rPr>
          <w:rtl w:val="0"/>
        </w:rPr>
        <w:t xml:space="preserve">curso virtual</w:t>
      </w:r>
      <w:ins w:author="Oscar Maldonado" w:id="4" w:date="2024-07-24T15:12:52Z">
        <w:commentRangeEnd w:id="1"/>
        <w:r w:rsidDel="00000000" w:rsidR="00000000" w:rsidRPr="00000000">
          <w:commentReference w:id="1"/>
        </w:r>
        <w:r w:rsidDel="00000000" w:rsidR="00000000" w:rsidRPr="00000000">
          <w:rPr>
            <w:rtl w:val="0"/>
          </w:rPr>
          <w:t xml:space="preserve"> de admisión a residencias médicas</w:t>
        </w:r>
      </w:ins>
      <w:r w:rsidDel="00000000" w:rsidR="00000000" w:rsidRPr="00000000">
        <w:rPr>
          <w:rtl w:val="0"/>
        </w:rPr>
        <w:t xml:space="preserve"> mientras trabaje en la empresa y se cumplan los objetivos de productividad especificados en el </w:t>
      </w:r>
      <w:r w:rsidDel="00000000" w:rsidR="00000000" w:rsidRPr="00000000">
        <w:rPr>
          <w:b w:val="1"/>
          <w:bCs w:val="1"/>
          <w:rtl w:val="0"/>
        </w:rPr>
        <w:t xml:space="preserve">Artículo 8.1</w:t>
      </w:r>
      <w:ins w:author="Pedro Vergara" w:id="5" w:date="2024-07-25T14:04:38Z">
        <w:commentRangeStart w:id="2"/>
        <w:r w:rsidDel="00000000" w:rsidR="00000000" w:rsidRPr="00000000">
          <w:rPr>
            <w:b w:val="1"/>
            <w:bCs w:val="1"/>
            <w:rtl w:val="0"/>
          </w:rPr>
          <w:t xml:space="preserve"> </w:t>
        </w:r>
      </w:ins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Cláusulas de Protección</w:t>
      </w:r>
    </w:p>
    <w:p w:rsidR="00000000" w:rsidDel="00000000" w:rsidP="00000000" w:rsidRDefault="00000000" w:rsidRPr="00000000" w14:paraId="0000001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 Derecho de Preferencia en Venta: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1440" w:hanging="360"/>
        <w:rPr>
          <w:ins w:author="Oscar Maldonado" w:id="7" w:date="2024-07-24T15:17:46Z"/>
          <w:u w:val="none"/>
        </w:rPr>
      </w:pPr>
      <w:del w:author="Oscar Maldonado" w:id="7" w:date="2024-07-24T15:17:46Z">
        <w:r w:rsidDel="00000000" w:rsidR="00000000" w:rsidRPr="00000000">
          <w:rPr>
            <w:rtl w:val="0"/>
          </w:rPr>
          <w:delText xml:space="preserve">En caso de que Oscar o cualquier otro accionista decida vender sus acciones, Pedro tendrá el derecho de preferencia para adquirir dichas acciones antes de que se vendan a un tercero.</w:delText>
        </w:r>
      </w:del>
      <w:ins w:author="Oscar Maldonado" w:id="7" w:date="2024-07-24T15:17:4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1440" w:hanging="360"/>
        <w:rPr>
          <w:ins w:author="Oscar Maldonado" w:id="7" w:date="2024-07-24T15:17:46Z"/>
        </w:rPr>
      </w:pPr>
      <w:ins w:author="Oscar Maldonado" w:id="7" w:date="2024-07-24T15:17:4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 Cláusula de Retención de Talento: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40" w:hanging="360"/>
        <w:rPr>
          <w:u w:val="none"/>
          <w:rPrChange w:author="Oscar Maldonado" w:id="10" w:date="2024-07-24T15:20:13Z">
            <w:rPr>
              <w:u w:val="none"/>
            </w:rPr>
          </w:rPrChange>
        </w:rPr>
        <w:pPrChange w:author="Oscar Maldonado" w:id="0" w:date="2024-07-24T15:20:13Z">
          <w:pPr>
            <w:numPr>
              <w:ilvl w:val="0"/>
              <w:numId w:val="2"/>
            </w:numPr>
            <w:ind w:left="1440" w:hanging="360"/>
          </w:pPr>
        </w:pPrChange>
      </w:pPr>
      <w:del w:author="Oscar Maldonado" w:id="8" w:date="2024-07-24T15:20:05Z">
        <w:r w:rsidDel="00000000" w:rsidR="00000000" w:rsidRPr="00000000">
          <w:rPr>
            <w:rtl w:val="0"/>
          </w:rPr>
          <w:delText xml:space="preserve">Pedro recibirá opciones sobre acciones adicionales en función de su permanencia y desempeño, a ser determinadas anualmente.</w:delText>
        </w:r>
      </w:del>
      <w:ins w:author="Oscar Maldonado" w:id="8" w:date="2024-07-24T15:20:05Z">
        <w:del w:author="Oscar Maldonado" w:id="8" w:date="2024-07-24T15:20:05Z">
          <w:r w:rsidDel="00000000" w:rsidR="00000000" w:rsidRPr="00000000">
            <w:rPr>
              <w:rtl w:val="0"/>
            </w:rPr>
            <w:delText xml:space="preserve"> </w:delText>
          </w:r>
        </w:del>
        <w:r w:rsidDel="00000000" w:rsidR="00000000" w:rsidRPr="00000000">
          <w:rPr>
            <w:rtl w:val="0"/>
          </w:rPr>
          <w:t xml:space="preserve">La participación </w:t>
        </w:r>
        <w:r w:rsidDel="00000000" w:rsidR="00000000" w:rsidRPr="00000000">
          <w:rPr>
            <w:rtl w:val="0"/>
            <w:rPrChange w:author="Oscar Maldonado" w:id="9" w:date="2024-07-24T15:20:05Z">
              <w:rPr/>
            </w:rPrChange>
          </w:rPr>
          <w:t xml:space="preserve">del</w:t>
        </w:r>
        <w:r w:rsidDel="00000000" w:rsidR="00000000" w:rsidRPr="00000000">
          <w:rPr>
            <w:rtl w:val="0"/>
            <w:rPrChange w:author="Oscar Maldonado" w:id="9" w:date="2024-07-24T15:20:05Z">
              <w:rPr/>
            </w:rPrChange>
          </w:rPr>
          <w:t xml:space="preserve"> 20% de utilidades </w:t>
        </w:r>
      </w:ins>
      <w:r w:rsidDel="00000000" w:rsidR="00000000" w:rsidRPr="00000000">
        <w:rPr>
          <w:rtl w:val="0"/>
          <w:rPrChange w:author="Oscar Maldonado" w:id="9" w:date="2024-07-24T15:20:05Z">
            <w:rPr/>
          </w:rPrChange>
        </w:rPr>
        <w:t xml:space="preserve">no aumentará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Transparencia y Comunicación</w:t>
      </w:r>
    </w:p>
    <w:p w:rsidR="00000000" w:rsidDel="00000000" w:rsidP="00000000" w:rsidRDefault="00000000" w:rsidRPr="00000000" w14:paraId="0000002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Reportes Financieros: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Pedro tendrá acceso a reportes financieros mensuales detallados de la empresa.</w:t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Reuniones Estratégicas: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ind w:left="1440" w:hanging="360"/>
        <w:rPr>
          <w:ins w:author="Oscar Maldonado" w:id="11" w:date="2024-07-24T15:21:14Z"/>
          <w:u w:val="none"/>
        </w:rPr>
      </w:pPr>
      <w:r w:rsidDel="00000000" w:rsidR="00000000" w:rsidRPr="00000000">
        <w:rPr>
          <w:rtl w:val="0"/>
        </w:rPr>
        <w:t xml:space="preserve">Se establecerán reuniones estratégicas periódicas (mensuales o trimestrales) para discutir avances, desafíos y planes futuros de la empresa.</w:t>
      </w:r>
      <w:ins w:author="Oscar Maldonado" w:id="11" w:date="2024-07-24T15:2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5">
      <w:pPr>
        <w:rPr>
          <w:ins w:author="Oscar Maldonado" w:id="11" w:date="2024-07-24T15:21:14Z"/>
        </w:rPr>
      </w:pPr>
      <w:ins w:author="Oscar Maldonado" w:id="11" w:date="2024-07-24T15:2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6">
      <w:pPr>
        <w:rPr>
          <w:ins w:author="Oscar Maldonado" w:id="11" w:date="2024-07-24T15:21:14Z"/>
        </w:rPr>
      </w:pPr>
      <w:ins w:author="Oscar Maldonado" w:id="11" w:date="2024-07-24T15:21:1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Oscar Maldonado" w:id="12" w:date="2024-07-24T15:21:15Z">
            <w:rPr>
              <w:u w:val="none"/>
            </w:rPr>
          </w:rPrChange>
        </w:rPr>
        <w:pPrChange w:author="Oscar Maldonado" w:id="0" w:date="2024-07-24T15:21:15Z">
          <w:pPr>
            <w:numPr>
              <w:ilvl w:val="0"/>
              <w:numId w:val="19"/>
            </w:numPr>
            <w:ind w:left="1440" w:hanging="360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Documentación Legal</w:t>
      </w:r>
    </w:p>
    <w:p w:rsidR="00000000" w:rsidDel="00000000" w:rsidP="00000000" w:rsidRDefault="00000000" w:rsidRPr="00000000" w14:paraId="0000002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Acuerdo de Socios: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Este acuerdo de socios incluye todos los puntos mencionados anteriormente y cualquier otra disposición relevante para proteger los intereses de Pedro y Oscar.</w:t>
      </w:r>
    </w:p>
    <w:p w:rsidR="00000000" w:rsidDel="00000000" w:rsidP="00000000" w:rsidRDefault="00000000" w:rsidRPr="00000000" w14:paraId="0000002C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Contratos de IP y Confidencialidad: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Ambos socios acuerdan firmar contratos sobre la propiedad intelectual y la confidencialidad, protegiendo a ambas partes en el uso y desarrollo de materiales y estrategias.</w:t>
      </w:r>
      <w:ins w:author="Oscar Maldonado" w:id="13" w:date="2024-07-24T15:21:55Z">
        <w:r w:rsidDel="00000000" w:rsidR="00000000" w:rsidRPr="00000000">
          <w:rPr>
            <w:rtl w:val="0"/>
          </w:rPr>
          <w:t xml:space="preserve"> </w:t>
        </w:r>
        <w:r w:rsidDel="00000000" w:rsidR="00000000" w:rsidRPr="00000000">
          <w:rPr>
            <w:rtl w:val="0"/>
            <w:rPrChange w:author="Oscar Maldonado" w:id="14" w:date="2024-07-24T15:21:55Z">
              <w:rPr/>
            </w:rPrChange>
          </w:rPr>
          <w:t xml:space="preserve">Estos contratos incluirán cláusulas específicas para proteger todos los activos intangibles de la empresa, incluyendo pero no limitándose a, secretos comerciales, patentes, derechos de autor y marcas registradas.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Funciones y Responsabilidades</w:t>
      </w:r>
    </w:p>
    <w:p w:rsidR="00000000" w:rsidDel="00000000" w:rsidP="00000000" w:rsidRDefault="00000000" w:rsidRPr="00000000" w14:paraId="0000003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Funciones de Pedro: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Edición de vídeos tanto de contenido para redes como del curso.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Redacción de guiones para redes sociales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Asesoría en creación de contenido y marketing.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Gestionar cuentas de Tik Tok y YouTube Shorts y publicar el contenido.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Optimizar el túnel de ventas desde redes sociales (Instagram, Tik Tok y YT Shorts).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Redacción de SOPs (standard operating procedures) de las funciones para poder hacer transición cuando decida suspender.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Nota: Dentro de las funciones de Pedro, el acuerdo no es favorable para Oscar. 20% de las utilidades no se justifican por una labor que es contratable. La idea, como se planteó en las discusiones verbales iniciales, es que además trabaje para impulsar con </w:t>
      </w:r>
      <w:commentRangeStart w:id="3"/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nuevas ideas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i w:val="1"/>
          <w:iCs w:val="1"/>
          <w:u w:val="single"/>
          <w:rtl w:val="0"/>
        </w:rPr>
        <w:t xml:space="preserve"> y trabajar esta. En esta división de labores redactada, Pedro sólo debe cumplir con vídeos para redes y eso lo puede hacer una agencia o Community Manager.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 Funciones de Oscar: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1440" w:hanging="360"/>
        <w:rPr>
          <w:ins w:author="Oscar Maldonado" w:id="15" w:date="2024-07-24T15:39:47Z"/>
          <w:u w:val="none"/>
        </w:rPr>
      </w:pPr>
      <w:ins w:author="Oscar Maldonado" w:id="15" w:date="2024-07-24T15:39:47Z">
        <w:r w:rsidDel="00000000" w:rsidR="00000000" w:rsidRPr="00000000">
          <w:rPr>
            <w:rtl w:val="0"/>
            <w:rPrChange w:author="Oscar Maldonado" w:id="16" w:date="2024-07-24T15:39:47Z">
              <w:rPr>
                <w:b w:val="1"/>
                <w:bCs w:val="1"/>
              </w:rPr>
            </w:rPrChange>
          </w:rPr>
          <w:t xml:space="preserve">Como creador del producto, de la compañía y cabeza de esta: las labores sean necesarias para el crecimiento de la empresa. Esto incluye creación de productos, marketing, estrategias de marketing, ventas, contratación, etc. </w:t>
        </w:r>
      </w:ins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1440" w:hanging="360"/>
        <w:rPr>
          <w:del w:author="Oscar Maldonado" w:id="15" w:date="2024-07-24T15:39:47Z"/>
          <w:u w:val="none"/>
        </w:rPr>
      </w:pPr>
      <w:del w:author="Oscar Maldonado" w:id="15" w:date="2024-07-24T15:39:47Z">
        <w:r w:rsidDel="00000000" w:rsidR="00000000" w:rsidRPr="00000000">
          <w:rPr>
            <w:rtl w:val="0"/>
          </w:rPr>
          <w:delText xml:space="preserve">Manejo y publicación de contenido informativo en el canal de WhatsApp.</w:delText>
        </w:r>
      </w:del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1440" w:hanging="360"/>
        <w:rPr>
          <w:del w:author="Oscar Maldonado" w:id="15" w:date="2024-07-24T15:39:47Z"/>
          <w:u w:val="none"/>
        </w:rPr>
      </w:pPr>
      <w:del w:author="Oscar Maldonado" w:id="15" w:date="2024-07-24T15:39:47Z">
        <w:r w:rsidDel="00000000" w:rsidR="00000000" w:rsidRPr="00000000">
          <w:rPr>
            <w:rtl w:val="0"/>
          </w:rPr>
          <w:delText xml:space="preserve">Contratación de representante de ventas.</w:delText>
        </w:r>
      </w:del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1440" w:hanging="360"/>
        <w:rPr>
          <w:del w:author="Oscar Maldonado" w:id="15" w:date="2024-07-24T15:39:47Z"/>
          <w:u w:val="none"/>
        </w:rPr>
      </w:pPr>
      <w:del w:author="Oscar Maldonado" w:id="15" w:date="2024-07-24T15:39:47Z">
        <w:r w:rsidDel="00000000" w:rsidR="00000000" w:rsidRPr="00000000">
          <w:rPr>
            <w:rtl w:val="0"/>
          </w:rPr>
          <w:delText xml:space="preserve">Redacción de material informativo (reels, algoritmos, etc).</w:delText>
        </w:r>
      </w:del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1440" w:hanging="360"/>
        <w:rPr>
          <w:del w:author="Oscar Maldonado" w:id="15" w:date="2024-07-24T15:39:47Z"/>
          <w:u w:val="none"/>
        </w:rPr>
      </w:pPr>
      <w:del w:author="Oscar Maldonado" w:id="15" w:date="2024-07-24T15:39:47Z">
        <w:r w:rsidDel="00000000" w:rsidR="00000000" w:rsidRPr="00000000">
          <w:rPr>
            <w:rtl w:val="0"/>
          </w:rPr>
          <w:delText xml:space="preserve">Mejorar el curso de residencias (redacción para grabar nuevas partes, hacer material complementario).</w:delText>
        </w:r>
      </w:del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1440" w:hanging="360"/>
        <w:rPr>
          <w:del w:author="Oscar Maldonado" w:id="15" w:date="2024-07-24T15:39:47Z"/>
          <w:u w:val="none"/>
        </w:rPr>
      </w:pPr>
      <w:del w:author="Oscar Maldonado" w:id="15" w:date="2024-07-24T15:39:47Z">
        <w:r w:rsidDel="00000000" w:rsidR="00000000" w:rsidRPr="00000000">
          <w:rPr>
            <w:rtl w:val="0"/>
          </w:rPr>
          <w:delText xml:space="preserve">Ampliar la biblioteca de cursos.</w:delText>
        </w:r>
      </w:del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1440" w:hanging="360"/>
        <w:rPr>
          <w:del w:author="Oscar Maldonado" w:id="15" w:date="2024-07-24T15:39:47Z"/>
          <w:u w:val="none"/>
        </w:rPr>
      </w:pPr>
      <w:del w:author="Oscar Maldonado" w:id="15" w:date="2024-07-24T15:39:47Z">
        <w:r w:rsidDel="00000000" w:rsidR="00000000" w:rsidRPr="00000000">
          <w:rPr>
            <w:rtl w:val="0"/>
          </w:rPr>
          <w:delText xml:space="preserve">Rediseñar la página web para que sea más minimalista y funcional (mejorar el UI y el UX).</w:delText>
        </w:r>
      </w:del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Productividad y Evaluación de Contenido</w:t>
      </w:r>
    </w:p>
    <w:p w:rsidR="00000000" w:rsidDel="00000000" w:rsidP="00000000" w:rsidRDefault="00000000" w:rsidRPr="00000000" w14:paraId="00000044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Metas de Productividad de Pedro: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1440" w:hanging="360"/>
        <w:rPr>
          <w:del w:author="Oscar Maldonado" w:id="17" w:date="2024-07-24T15:43:22Z"/>
          <w:u w:val="none"/>
        </w:rPr>
      </w:pPr>
      <w:del w:author="Oscar Maldonado" w:id="17" w:date="2024-07-24T15:43:22Z">
        <w:r w:rsidDel="00000000" w:rsidR="00000000" w:rsidRPr="00000000">
          <w:rPr>
            <w:rtl w:val="0"/>
          </w:rPr>
          <w:delText xml:space="preserve">Pedro deberá entregar 4 videos comerciales y 12 videos educativos editados al mes.</w:delText>
        </w:r>
      </w:del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Oscar debe revisar los guiones y videos editados por Pedro con un plazo mínimo de 5 días hábiles antes de la fecha de grabación.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Nota: Igual que en el punto 7.1, dentro de las funciones de Pedro, el acuerdo no es favorable para Oscar. 20% de las acciones no se justifican por una labor que es contratable (</w:t>
      </w:r>
      <w:r w:rsidDel="00000000" w:rsidR="00000000" w:rsidRPr="00000000">
        <w:rPr>
          <w:i w:val="1"/>
          <w:iCs w:val="1"/>
          <w:highlight w:val="yellow"/>
          <w:u w:val="single"/>
          <w:rtl w:val="0"/>
        </w:rPr>
        <w:t xml:space="preserve">4 vídeos comerciales y 12 educativos. Eso lo hace una agencia de marketing).</w:t>
      </w:r>
      <w:r w:rsidDel="00000000" w:rsidR="00000000" w:rsidRPr="00000000">
        <w:rPr>
          <w:i w:val="1"/>
          <w:iCs w:val="1"/>
          <w:u w:val="single"/>
          <w:rtl w:val="0"/>
        </w:rPr>
        <w:t xml:space="preserve"> En esa división de labores Pedro sólo debe cumplir con vídeos para redes y eso lo puede hacer una agencia o Community Manager.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 del Aporte Estratégico y Crecimiento del Negocio: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1440" w:hanging="360"/>
        <w:rPr>
          <w:ins w:author="Asesor Paretomed" w:id="19" w:date="2024-07-24T16:16:56Z"/>
        </w:rPr>
      </w:pPr>
      <w:r w:rsidDel="00000000" w:rsidR="00000000" w:rsidRPr="00000000">
        <w:rPr>
          <w:rtl w:val="0"/>
        </w:rPr>
        <w:t xml:space="preserve">Pedro será evaluado trimestralmente en función de su contribución a las metas estratégicas de la empresa, el crecimiento del negocio y la creación de nuevos productos. Los indicadores clave de desempeño (KPIs) incluirán, pero no se limitarán a, </w:t>
      </w:r>
      <w:del w:author="Pedro Vergara" w:id="18" w:date="2024-10-29T23:04:42Z">
        <w:commentRangeStart w:id="4"/>
        <w:r w:rsidDel="00000000" w:rsidR="00000000" w:rsidRPr="00000000">
          <w:rPr>
            <w:highlight w:val="yellow"/>
            <w:rtl w:val="0"/>
          </w:rPr>
          <w:delText xml:space="preserve">un crecimiento de la audiencia en redes sociales del 30% trimestral, una tasa de conversión de leads a clientes del 30%, y un incremento en las ventas generadas a través de campañas de marketing del 30%. </w:delText>
        </w:r>
      </w:del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Pedro deberá presentar informes de progreso mensuales y participar en reuniones trimestrales para revisar su desempeño y ajustar las estrategias según sea necesario. </w:t>
      </w:r>
      <w:r w:rsidDel="00000000" w:rsidR="00000000" w:rsidRPr="00000000">
        <w:rPr>
          <w:highlight w:val="yellow"/>
          <w:rtl w:val="0"/>
        </w:rPr>
        <w:t xml:space="preserve">(Poco realista, no depende solo de mi)</w:t>
      </w:r>
      <w:ins w:author="Asesor Paretomed" w:id="19" w:date="2024-07-24T16:16:56Z">
        <w:commentRangeStart w:id="5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Asesor Paretomed" w:id="21" w:date="2024-07-24T16:16:56Z">
            <w:rPr/>
          </w:rPrChange>
        </w:rPr>
        <w:pPrChange w:author="Asesor Paretomed" w:id="0" w:date="2024-07-24T16:16:56Z">
          <w:pPr>
            <w:numPr>
              <w:ilvl w:val="0"/>
              <w:numId w:val="3"/>
            </w:numPr>
            <w:ind w:left="1440" w:hanging="360"/>
          </w:pPr>
        </w:pPrChange>
      </w:pPr>
      <w:ins w:author="Asesor Paretomed" w:id="19" w:date="2024-07-24T16:16:56Z">
        <w:del w:author="Pedro Vergara" w:id="20" w:date="2024-10-29T23:05:09Z">
          <w:commentRangeStart w:id="6"/>
          <w:commentRangeStart w:id="5"/>
          <w:commentRangeEnd w:id="5"/>
          <w:r w:rsidDel="00000000" w:rsidR="00000000" w:rsidRPr="00000000">
            <w:commentReference w:id="5"/>
          </w:r>
          <w:r w:rsidDel="00000000" w:rsidR="00000000" w:rsidRPr="00000000">
            <w:rPr>
              <w:highlight w:val="yellow"/>
              <w:rtl w:val="0"/>
              <w:rPrChange w:author="Asesor Paretomed" w:id="21" w:date="2024-07-24T16:16:56Z">
                <w:rPr>
                  <w:highlight w:val="yellow"/>
                </w:rPr>
              </w:rPrChange>
            </w:rPr>
            <w:delText xml:space="preserve">un crecimiento de la audiencia en redes sociales del 30% trimestral, una tasa de conversión de leads a clientes del 30%, y un incremento en las ventas generadas a través de campañas de marketing del 30%. </w:delText>
          </w:r>
        </w:del>
        <w:commentRangeEnd w:id="6"/>
        <w:r w:rsidDel="00000000" w:rsidR="00000000" w:rsidRPr="00000000">
          <w:commentReference w:id="6"/>
        </w:r>
        <w:r w:rsidDel="00000000" w:rsidR="00000000" w:rsidRPr="00000000">
          <w:rPr>
            <w:highlight w:val="yellow"/>
            <w:rtl w:val="0"/>
            <w:rPrChange w:author="Asesor Paretomed" w:id="21" w:date="2024-07-24T16:16:56Z">
              <w:rPr>
                <w:highlight w:val="yellow"/>
              </w:rPr>
            </w:rPrChange>
          </w:rPr>
          <w:t xml:space="preserve">Pedro deberá presentar informes de progreso mensuales y participar en reuniones trimestrales para revisar su desempeño y ajustar las estrategias según sea necesario. (Poco realista, no depende solo de mi)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Corrección y Mejora de Guiones: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Oscar considera que un guión o video no cumple con los estándares acordados, deberá proporcionar sugerencias y correcciones específicas a Pedro dentro de los 3 días hábiles posteriores a la entrega.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Pedro tendrá la oportunidad de corregir y mejorar el guión o video siguiendo las sugerencias de Oscar antes de la fecha de grabación.</w:t>
      </w:r>
    </w:p>
    <w:p w:rsidR="00000000" w:rsidDel="00000000" w:rsidP="00000000" w:rsidRDefault="00000000" w:rsidRPr="00000000" w14:paraId="0000005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8.3. Arbitraje de Calidad: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Esta parte se debe borrar. Esto podría generar una situación hipotética de inconformidad para ambas partes en donde Oscar no esté satisfecho con lo creado, Pedro se rehúse a hacer los cambios e igual toque cancelar el 20%. Igual, hasta ahora no han habido problemas y el ambiente laboral de colaboración es bueno, por lo que con mayor razón se debería borrar esta parte. 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Protección contra la Dilución de Acciones</w:t>
      </w:r>
    </w:p>
    <w:p w:rsidR="00000000" w:rsidDel="00000000" w:rsidP="00000000" w:rsidRDefault="00000000" w:rsidRPr="00000000" w14:paraId="00000057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9.1. Derecho de Preferencia: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1440" w:hanging="360"/>
        <w:rPr>
          <w:u w:val="none"/>
          <w:rPrChange w:author="Oscar Maldonado" w:id="24" w:date="2024-07-24T15:32:46Z">
            <w:rPr>
              <w:u w:val="none"/>
            </w:rPr>
          </w:rPrChange>
        </w:rPr>
        <w:pPrChange w:author="Oscar Maldonado" w:id="0" w:date="2024-07-24T15:32:46Z">
          <w:pPr>
            <w:numPr>
              <w:ilvl w:val="0"/>
              <w:numId w:val="10"/>
            </w:numPr>
            <w:ind w:left="1440" w:hanging="360"/>
          </w:pPr>
        </w:pPrChange>
      </w:pPr>
      <w:r w:rsidDel="00000000" w:rsidR="00000000" w:rsidRPr="00000000">
        <w:rPr>
          <w:rtl w:val="0"/>
        </w:rPr>
        <w:t xml:space="preserve">Pedro tendrá el derecho de preferencia para suscribir y pagar por cualquier emisión futura de acciones de la empresa. Antes de ofrecer nuevas acciones a terceros, la empresa deberá ofrecerlas a</w:t>
      </w:r>
      <w:del w:author="Pedro Vergara" w:id="22" w:date="2024-10-29T23:06:09Z">
        <w:r w:rsidDel="00000000" w:rsidR="00000000" w:rsidRPr="00000000">
          <w:rPr>
            <w:rtl w:val="0"/>
          </w:rPr>
          <w:delText xml:space="preserve"> Pedro en proporción a su participación actual para que pueda mantener su porcentaje de propiedad</w:delText>
        </w:r>
      </w:del>
      <w:r w:rsidDel="00000000" w:rsidR="00000000" w:rsidRPr="00000000">
        <w:rPr>
          <w:rtl w:val="0"/>
        </w:rPr>
        <w:t xml:space="preserve">.</w:t>
      </w:r>
      <w:ins w:author="Oscar Maldonado" w:id="23" w:date="2024-07-24T15:31:00Z">
        <w:r w:rsidDel="00000000" w:rsidR="00000000" w:rsidRPr="00000000">
          <w:rPr>
            <w:rtl w:val="0"/>
          </w:rPr>
          <w:t xml:space="preserve"> El plazo para la adquisición de las nuevas acciones es de 30 días, si no las adquiere en este plazo se podrá ofrecer a terceros.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9.2. Emisión de Nuevas Acciones: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1440" w:hanging="360"/>
        <w:rPr>
          <w:ins w:author="Oscar Maldonado" w:id="25" w:date="2024-07-24T15:33:08Z"/>
          <w:del w:author="Oscar Maldonado" w:id="25" w:date="2024-07-24T15:33:08Z"/>
          <w:u w:val="none"/>
        </w:rPr>
      </w:pPr>
      <w:del w:author="Oscar Maldonado" w:id="25" w:date="2024-07-24T15:33:08Z">
        <w:r w:rsidDel="00000000" w:rsidR="00000000" w:rsidRPr="00000000">
          <w:rPr>
            <w:rtl w:val="0"/>
          </w:rPr>
          <w:delText xml:space="preserve">Cualquier emisión de nuevas acciones deberá ser aprobada por una mayoría cualificada del consejo de administración, incluyendo el voto favorable de Pedro, siempre y cuando éste mantenga su participación en la empresa.</w:delText>
        </w:r>
      </w:del>
      <w:ins w:author="Oscar Maldonado" w:id="25" w:date="2024-07-24T15:33:08Z">
        <w:del w:author="Oscar Maldonado" w:id="25" w:date="2024-07-24T15:33:08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5B">
      <w:pPr>
        <w:ind w:left="1440" w:firstLine="0"/>
        <w:rPr>
          <w:ins w:author="Oscar Maldonado" w:id="25" w:date="2024-07-24T15:33:08Z"/>
        </w:rPr>
      </w:pPr>
      <w:ins w:author="Oscar Maldonado" w:id="25" w:date="2024-07-24T15:33:0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9.3. Cláusula Antidilución: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ind w:left="1440" w:hanging="360"/>
        <w:rPr>
          <w:ins w:author="Oscar Maldonado" w:id="26" w:date="2024-07-24T15:34:03Z"/>
          <w:u w:val="none"/>
        </w:rPr>
      </w:pPr>
      <w:r w:rsidDel="00000000" w:rsidR="00000000" w:rsidRPr="00000000">
        <w:rPr>
          <w:rtl w:val="0"/>
        </w:rPr>
        <w:t xml:space="preserve">En caso de que la empresa emita acciones adicionales a un precio inferior al precio al que Pedro adquirió sus acciones, se ajustará su número de acciones para preservar su porcentaje de propiedad en la empresa (ajuste por recálculo de precios o "full ratchet").</w:t>
      </w:r>
      <w:ins w:author="Oscar Maldonado" w:id="26" w:date="2024-07-24T15:34:0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5F">
      <w:pPr>
        <w:rPr>
          <w:ins w:author="Oscar Maldonado" w:id="26" w:date="2024-07-24T15:34:03Z"/>
          <w:b w:val="1"/>
          <w:bCs w:val="1"/>
          <w:rPrChange w:author="Oscar Maldonado" w:id="27" w:date="2024-07-24T15:34:03Z">
            <w:rPr/>
          </w:rPrChange>
        </w:rPr>
      </w:pPr>
      <w:ins w:author="Oscar Maldonado" w:id="26" w:date="2024-07-24T15:34:0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0">
      <w:pPr>
        <w:rPr>
          <w:ins w:author="Oscar Maldonado" w:id="26" w:date="2024-07-24T15:34:03Z"/>
        </w:rPr>
      </w:pPr>
      <w:ins w:author="Oscar Maldonado" w:id="26" w:date="2024-07-24T15:34:03Z">
        <w:r w:rsidDel="00000000" w:rsidR="00000000" w:rsidRPr="00000000">
          <w:rPr>
            <w:b w:val="1"/>
            <w:bCs w:val="1"/>
            <w:rtl w:val="0"/>
            <w:rPrChange w:author="Oscar Maldonado" w:id="27" w:date="2024-07-24T15:34:03Z">
              <w:rPr/>
            </w:rPrChange>
          </w:rPr>
          <w:t xml:space="preserve">9.4. Cláusula anticompetencia:</w:t>
        </w:r>
        <w:r w:rsidDel="00000000" w:rsidR="00000000" w:rsidRPr="00000000">
          <w:rPr>
            <w:rtl w:val="0"/>
          </w:rPr>
          <w:t xml:space="preserve"> durante su tiempo en la empresa y en caso de que Pedro termine la sociedad, este no podrá comenzar una empresa/emprendimiento/negocio que entre en </w:t>
        </w:r>
        <w:r w:rsidDel="00000000" w:rsidR="00000000" w:rsidRPr="00000000">
          <w:rPr>
            <w:highlight w:val="yellow"/>
            <w:rtl w:val="0"/>
            <w:rPrChange w:author="Asesor Paretomed" w:id="28" w:date="2024-07-24T16:37:49Z">
              <w:rPr/>
            </w:rPrChange>
          </w:rPr>
          <w:t xml:space="preserve">competencia directa con Paretomed </w:t>
        </w:r>
        <w:r w:rsidDel="00000000" w:rsidR="00000000" w:rsidRPr="00000000">
          <w:rPr>
            <w:rtl w:val="0"/>
          </w:rPr>
          <w:t xml:space="preserve">ni podrá trabajar en empresas competidoras directas o en el mismo sector durante un tiempo mínimo de 5 años. Esto hace referencia al negocio de </w:t>
        </w:r>
        <w:commentRangeStart w:id="7"/>
        <w:commentRangeEnd w:id="7"/>
        <w:r w:rsidDel="00000000" w:rsidR="00000000" w:rsidRPr="00000000">
          <w:commentReference w:id="7"/>
        </w:r>
        <w:r w:rsidDel="00000000" w:rsidR="00000000" w:rsidRPr="00000000">
          <w:rPr>
            <w:highlight w:val="yellow"/>
            <w:rtl w:val="0"/>
            <w:rPrChange w:author="Asesor Paretomed" w:id="29" w:date="2024-07-24T16:34:29Z">
              <w:rPr/>
            </w:rPrChange>
          </w:rPr>
          <w:t xml:space="preserve">educación médica virtual</w:t>
        </w:r>
        <w:r w:rsidDel="00000000" w:rsidR="00000000" w:rsidRPr="00000000">
          <w:rPr>
            <w:rtl w:val="0"/>
          </w:rPr>
          <w:t xml:space="preserve"> y todo lo relacionado con la creación de cursos médicos pregrabados para vender por internet.</w:t>
        </w:r>
      </w:ins>
    </w:p>
    <w:p w:rsidR="00000000" w:rsidDel="00000000" w:rsidP="00000000" w:rsidRDefault="00000000" w:rsidRPr="00000000" w14:paraId="00000061">
      <w:pPr>
        <w:rPr>
          <w:ins w:author="Oscar Maldonado" w:id="26" w:date="2024-07-24T15:34:03Z"/>
        </w:rPr>
      </w:pPr>
      <w:ins w:author="Oscar Maldonado" w:id="26" w:date="2024-07-24T15:34:0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2">
      <w:pPr>
        <w:rPr>
          <w:ins w:author="Oscar Maldonado" w:id="26" w:date="2024-07-24T15:34:03Z"/>
        </w:rPr>
      </w:pPr>
      <w:ins w:author="Oscar Maldonado" w:id="26" w:date="2024-07-24T15:34:03Z">
        <w:r w:rsidDel="00000000" w:rsidR="00000000" w:rsidRPr="00000000">
          <w:rPr>
            <w:b w:val="1"/>
            <w:bCs w:val="1"/>
            <w:rtl w:val="0"/>
            <w:rPrChange w:author="Oscar Maldonado" w:id="27" w:date="2024-07-24T15:34:03Z">
              <w:rPr/>
            </w:rPrChange>
          </w:rPr>
          <w:t xml:space="preserve">9.5: Cláusula de arrastre:</w:t>
        </w:r>
        <w:r w:rsidDel="00000000" w:rsidR="00000000" w:rsidRPr="00000000">
          <w:rPr>
            <w:rtl w:val="0"/>
            <w:rPrChange w:author="Oscar Maldonado" w:id="27" w:date="2024-07-24T15:34:03Z">
              <w:rPr/>
            </w:rPrChange>
          </w:rPr>
          <w:t xml:space="preserve"> En el caso de que Oscar decida vender la empresa, Pedro estará obligado a vender sus acciones y recibirá una compensación justa acorde al valor de la empresa.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3">
      <w:pPr>
        <w:rPr>
          <w:ins w:author="Oscar Maldonado" w:id="26" w:date="2024-07-24T15:34:03Z"/>
        </w:rPr>
      </w:pPr>
      <w:ins w:author="Oscar Maldonado" w:id="26" w:date="2024-07-24T15:34:0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4">
      <w:pPr>
        <w:rPr>
          <w:ins w:author="Oscar Maldonado" w:id="26" w:date="2024-07-24T15:34:03Z"/>
          <w:b w:val="1"/>
          <w:bCs w:val="1"/>
          <w:rPrChange w:author="Oscar Maldonado" w:id="27" w:date="2024-07-24T15:34:03Z">
            <w:rPr/>
          </w:rPrChange>
        </w:rPr>
      </w:pPr>
      <w:ins w:author="Oscar Maldonado" w:id="26" w:date="2024-07-24T15:34:03Z">
        <w:r w:rsidDel="00000000" w:rsidR="00000000" w:rsidRPr="00000000">
          <w:rPr>
            <w:b w:val="1"/>
            <w:bCs w:val="1"/>
            <w:rtl w:val="0"/>
            <w:rPrChange w:author="Oscar Maldonado" w:id="27" w:date="2024-07-24T15:34:03Z">
              <w:rPr/>
            </w:rPrChange>
          </w:rPr>
          <w:t xml:space="preserve">9.6.</w:t>
        </w:r>
        <w:r w:rsidDel="00000000" w:rsidR="00000000" w:rsidRPr="00000000">
          <w:rPr>
            <w:b w:val="1"/>
            <w:bCs w:val="1"/>
            <w:rtl w:val="0"/>
            <w:rPrChange w:author="Oscar Maldonado" w:id="27" w:date="2024-07-24T15:34:03Z">
              <w:rPr/>
            </w:rPrChange>
          </w:rPr>
          <w:t xml:space="preserve"> Cláusula de No Solicitación:</w:t>
        </w:r>
      </w:ins>
    </w:p>
    <w:p w:rsidR="00000000" w:rsidDel="00000000" w:rsidP="00000000" w:rsidRDefault="00000000" w:rsidRPr="00000000" w14:paraId="00000065">
      <w:pPr>
        <w:rPr>
          <w:ins w:author="Oscar Maldonado" w:id="26" w:date="2024-07-24T15:34:03Z"/>
          <w:rPrChange w:author="Oscar Maldonado" w:id="27" w:date="2024-07-24T15:34:03Z">
            <w:rPr/>
          </w:rPrChange>
        </w:rPr>
      </w:pPr>
      <w:ins w:author="Oscar Maldonado" w:id="26" w:date="2024-07-24T15:34:03Z">
        <w:r w:rsidDel="00000000" w:rsidR="00000000" w:rsidRPr="00000000">
          <w:rPr>
            <w:rtl w:val="0"/>
            <w:rPrChange w:author="Oscar Maldonado" w:id="27" w:date="2024-07-24T15:34:03Z">
              <w:rPr/>
            </w:rPrChange>
          </w:rPr>
          <w:t xml:space="preserve">Pedro se compromete a no solicitar empleados, clientes o proveedores de la empresa durante su tiempo en la empresa y por un período de 5 años después de su salida de la empresa.</w:t>
        </w:r>
      </w:ins>
    </w:p>
    <w:p w:rsidR="00000000" w:rsidDel="00000000" w:rsidP="00000000" w:rsidRDefault="00000000" w:rsidRPr="00000000" w14:paraId="00000066">
      <w:pPr>
        <w:rPr>
          <w:ins w:author="Oscar Maldonado" w:id="26" w:date="2024-07-24T15:34:03Z"/>
          <w:rPrChange w:author="Oscar Maldonado" w:id="27" w:date="2024-07-24T15:34:03Z">
            <w:rPr/>
          </w:rPrChange>
        </w:rPr>
      </w:pPr>
      <w:ins w:author="Oscar Maldonado" w:id="26" w:date="2024-07-24T15:34:0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7">
      <w:pPr>
        <w:rPr>
          <w:ins w:author="Oscar Maldonado" w:id="26" w:date="2024-07-24T15:34:03Z"/>
          <w:b w:val="1"/>
          <w:bCs w:val="1"/>
          <w:rPrChange w:author="Oscar Maldonado" w:id="27" w:date="2024-07-24T15:34:03Z">
            <w:rPr/>
          </w:rPrChange>
        </w:rPr>
      </w:pPr>
      <w:ins w:author="Oscar Maldonado" w:id="26" w:date="2024-07-24T15:34:03Z">
        <w:r w:rsidDel="00000000" w:rsidR="00000000" w:rsidRPr="00000000">
          <w:rPr>
            <w:b w:val="1"/>
            <w:bCs w:val="1"/>
            <w:rtl w:val="0"/>
            <w:rPrChange w:author="Oscar Maldonado" w:id="27" w:date="2024-07-24T15:34:03Z">
              <w:rPr/>
            </w:rPrChange>
          </w:rPr>
          <w:t xml:space="preserve">9.7. Cláusula de Indemnización:</w:t>
        </w:r>
      </w:ins>
    </w:p>
    <w:p w:rsidR="00000000" w:rsidDel="00000000" w:rsidP="00000000" w:rsidRDefault="00000000" w:rsidRPr="00000000" w14:paraId="00000068">
      <w:pPr>
        <w:rPr>
          <w:ins w:author="Oscar Maldonado" w:id="26" w:date="2024-07-24T15:34:03Z"/>
          <w:rPrChange w:author="Oscar Maldonado" w:id="27" w:date="2024-07-24T15:34:03Z">
            <w:rPr/>
          </w:rPrChange>
        </w:rPr>
      </w:pPr>
      <w:ins w:author="Oscar Maldonado" w:id="26" w:date="2024-07-24T15:34:03Z">
        <w:r w:rsidDel="00000000" w:rsidR="00000000" w:rsidRPr="00000000">
          <w:rPr>
            <w:rtl w:val="0"/>
            <w:rPrChange w:author="Oscar Maldonado" w:id="27" w:date="2024-07-24T15:34:03Z">
              <w:rPr/>
            </w:rPrChange>
          </w:rPr>
          <w:t xml:space="preserve">Pedro indemnizará y mantendrá indemne a la empresa y a Oscar de cualquier responsabilidad legal, costos, daños y perjuicios que puedan surgir de las acciones de Pedro durante su tiempo en la empresa y viceversa.</w:t>
        </w:r>
      </w:ins>
    </w:p>
    <w:p w:rsidR="00000000" w:rsidDel="00000000" w:rsidP="00000000" w:rsidRDefault="00000000" w:rsidRPr="00000000" w14:paraId="00000069">
      <w:pPr>
        <w:rPr>
          <w:ins w:author="Oscar Maldonado" w:id="26" w:date="2024-07-24T15:34:03Z"/>
          <w:rPrChange w:author="Oscar Maldonado" w:id="27" w:date="2024-07-24T15:34:03Z">
            <w:rPr/>
          </w:rPrChange>
        </w:rPr>
      </w:pPr>
      <w:ins w:author="Oscar Maldonado" w:id="26" w:date="2024-07-24T15:34:0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A">
      <w:pPr>
        <w:rPr>
          <w:ins w:author="Oscar Maldonado" w:id="26" w:date="2024-07-24T15:34:03Z"/>
          <w:b w:val="1"/>
          <w:bCs w:val="1"/>
          <w:rPrChange w:author="Oscar Maldonado" w:id="27" w:date="2024-07-24T15:34:03Z">
            <w:rPr/>
          </w:rPrChange>
        </w:rPr>
      </w:pPr>
      <w:ins w:author="Oscar Maldonado" w:id="26" w:date="2024-07-24T15:34:03Z">
        <w:r w:rsidDel="00000000" w:rsidR="00000000" w:rsidRPr="00000000">
          <w:rPr>
            <w:b w:val="1"/>
            <w:bCs w:val="1"/>
            <w:rtl w:val="0"/>
            <w:rPrChange w:author="Oscar Maldonado" w:id="27" w:date="2024-07-24T15:34:03Z">
              <w:rPr/>
            </w:rPrChange>
          </w:rPr>
          <w:t xml:space="preserve">9.8.</w:t>
        </w:r>
        <w:r w:rsidDel="00000000" w:rsidR="00000000" w:rsidRPr="00000000">
          <w:rPr>
            <w:b w:val="1"/>
            <w:bCs w:val="1"/>
            <w:rtl w:val="0"/>
            <w:rPrChange w:author="Oscar Maldonado" w:id="27" w:date="2024-07-24T15:34:03Z">
              <w:rPr/>
            </w:rPrChange>
          </w:rPr>
          <w:t xml:space="preserve"> Cláusula de Salida:</w:t>
        </w:r>
      </w:ins>
    </w:p>
    <w:p w:rsidR="00000000" w:rsidDel="00000000" w:rsidP="00000000" w:rsidRDefault="00000000" w:rsidRPr="00000000" w14:paraId="0000006B">
      <w:pPr>
        <w:rPr>
          <w:ins w:author="Oscar Maldonado" w:id="26" w:date="2024-07-24T15:34:03Z"/>
          <w:rPrChange w:author="Oscar Maldonado" w:id="27" w:date="2024-07-24T15:34:03Z">
            <w:rPr/>
          </w:rPrChange>
        </w:rPr>
      </w:pPr>
      <w:ins w:author="Oscar Maldonado" w:id="26" w:date="2024-07-24T15:34:03Z">
        <w:r w:rsidDel="00000000" w:rsidR="00000000" w:rsidRPr="00000000">
          <w:rPr>
            <w:rtl w:val="0"/>
            <w:rPrChange w:author="Oscar Maldonado" w:id="27" w:date="2024-07-24T15:34:03Z">
              <w:rPr/>
            </w:rPrChange>
          </w:rPr>
          <w:t xml:space="preserve">En caso de que Pedro decida dejar la empresa, deberá notificar a Oscar con al menos 90 días de antelación. Oscar tendrá el derecho de comprar las acciones de Pedro en este plazo de tiempo y a un precio justo de mercado acorde a la valoración actual de la empresa.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C">
      <w:pPr>
        <w:rPr>
          <w:ins w:author="Oscar Maldonado" w:id="26" w:date="2024-07-24T15:34:03Z"/>
        </w:rPr>
      </w:pPr>
      <w:ins w:author="Oscar Maldonado" w:id="26" w:date="2024-07-24T15:34:0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Oscar Maldonado" w:id="30" w:date="2024-07-24T15:34:03Z">
            <w:rPr>
              <w:u w:val="none"/>
            </w:rPr>
          </w:rPrChange>
        </w:rPr>
        <w:pPrChange w:author="Oscar Maldonado" w:id="0" w:date="2024-07-24T15:34:03Z">
          <w:pPr>
            <w:numPr>
              <w:ilvl w:val="0"/>
              <w:numId w:val="20"/>
            </w:numPr>
            <w:ind w:left="1440" w:hanging="360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Disposiciones Finales</w:t>
      </w:r>
    </w:p>
    <w:p w:rsidR="00000000" w:rsidDel="00000000" w:rsidP="00000000" w:rsidRDefault="00000000" w:rsidRPr="00000000" w14:paraId="0000007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10.1. Modificaciones: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Cualquier modificación a este acuerdo deberá ser realizada por escrito y firmada por ambas partes.</w:t>
      </w:r>
    </w:p>
    <w:p w:rsidR="00000000" w:rsidDel="00000000" w:rsidP="00000000" w:rsidRDefault="00000000" w:rsidRPr="00000000" w14:paraId="00000072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10.2. Resolución de Disputas: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1440" w:hanging="360"/>
        <w:rPr>
          <w:ins w:author="Oscar Maldonado" w:id="31" w:date="2024-07-24T15:36:50Z"/>
          <w:u w:val="none"/>
        </w:rPr>
      </w:pPr>
      <w:r w:rsidDel="00000000" w:rsidR="00000000" w:rsidRPr="00000000">
        <w:rPr>
          <w:rtl w:val="0"/>
        </w:rPr>
        <w:t xml:space="preserve">En caso de disputas, las partes acuerdan resolverlas mediante mediación y, si no se resuelven, someterlas a arbitraje conforme a las leyes vigentes en Colombia.</w:t>
      </w:r>
      <w:ins w:author="Oscar Maldonado" w:id="31" w:date="2024-07-24T15:36:5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1440" w:hanging="360"/>
        <w:rPr>
          <w:ins w:author="Oscar Maldonado" w:id="31" w:date="2024-07-24T15:36:50Z"/>
        </w:rPr>
      </w:pPr>
      <w:ins w:author="Oscar Maldonado" w:id="31" w:date="2024-07-24T15:36:50Z">
        <w:r w:rsidDel="00000000" w:rsidR="00000000" w:rsidRPr="00000000">
          <w:rPr>
            <w:rtl w:val="0"/>
            <w:rPrChange w:author="Oscar Maldonado" w:id="32" w:date="2024-07-24T15:36:50Z">
              <w:rPr/>
            </w:rPrChange>
          </w:rPr>
          <w:t xml:space="preserve">10.2. Resolución de Disputas:</w:t>
        </w:r>
      </w:ins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1440" w:hanging="360"/>
        <w:rPr>
          <w:ins w:author="Oscar Maldonado" w:id="31" w:date="2024-07-24T15:36:50Z"/>
        </w:rPr>
      </w:pPr>
      <w:ins w:author="Oscar Maldonado" w:id="31" w:date="2024-07-24T15:36:50Z">
        <w:r w:rsidDel="00000000" w:rsidR="00000000" w:rsidRPr="00000000">
          <w:rPr>
            <w:rtl w:val="0"/>
            <w:rPrChange w:author="Oscar Maldonado" w:id="32" w:date="2024-07-24T15:36:50Z">
              <w:rPr/>
            </w:rPrChange>
          </w:rPr>
          <w:t xml:space="preserve">En caso de disputas, las partes acuerdan resolverlas mediante mediación dentro de un plazo de 30 días. Si no se resuelven, las disputas se someterán a arbitraje conforme a las leyes vigentes en Colombia, con un plazo máximo de 90 días para la resolución final.</w:t>
        </w:r>
      </w:ins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1440" w:hanging="360"/>
        <w:rPr>
          <w:ins w:author="Oscar Maldonado" w:id="31" w:date="2024-07-24T15:36:50Z"/>
        </w:rPr>
      </w:pPr>
      <w:ins w:author="Oscar Maldonado" w:id="31" w:date="2024-07-24T15:36:5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10.3. Duración y Terminación: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1440" w:hanging="360"/>
        <w:rPr>
          <w:ins w:author="Oscar Maldonado" w:id="33" w:date="2024-07-24T15:37:06Z"/>
          <w:u w:val="none"/>
        </w:rPr>
      </w:pPr>
      <w:r w:rsidDel="00000000" w:rsidR="00000000" w:rsidRPr="00000000">
        <w:rPr>
          <w:rtl w:val="0"/>
        </w:rPr>
        <w:t xml:space="preserve">Este acuerdo estará vigente mientras Pedro sea socio en la empresa, y podrá ser terminado por mutuo acuerdo con Oscar o bajo las condiciones establecidas en este documento.</w:t>
      </w:r>
      <w:ins w:author="Oscar Maldonado" w:id="33" w:date="2024-07-24T15:37:0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A">
      <w:pPr>
        <w:rPr>
          <w:ins w:author="Oscar Maldonado" w:id="33" w:date="2024-07-24T15:37:06Z"/>
          <w:rPrChange w:author="Oscar Maldonado" w:id="34" w:date="2024-07-24T15:37:06Z">
            <w:rPr/>
          </w:rPrChange>
        </w:rPr>
      </w:pPr>
      <w:ins w:author="Oscar Maldonado" w:id="33" w:date="2024-07-24T15:37:0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B">
      <w:pPr>
        <w:rPr>
          <w:ins w:author="Oscar Maldonado" w:id="33" w:date="2024-07-24T15:37:06Z"/>
        </w:rPr>
      </w:pPr>
      <w:ins w:author="Oscar Maldonado" w:id="33" w:date="2024-07-24T15:37:0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Oscar Maldonado" w:id="35" w:date="2024-07-24T15:37:07Z">
            <w:rPr>
              <w:u w:val="none"/>
            </w:rPr>
          </w:rPrChange>
        </w:rPr>
        <w:pPrChange w:author="Oscar Maldonado" w:id="0" w:date="2024-07-24T15:37:07Z">
          <w:pPr>
            <w:numPr>
              <w:ilvl w:val="0"/>
              <w:numId w:val="1"/>
            </w:numPr>
            <w:ind w:left="1440" w:hanging="360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Firmado en [Lugar], a [Fecha]: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_________________________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Oscar [Apellido]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_________________________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Pedro [Apellido]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esor Paretomed" w:id="5" w:date="2024-07-24T16:33:33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crecimiento de una comunidad es finito, no exponencial, mantener un crecimiento de 30% mensual por un periodo prolongado de tiempo no es realista, ej: aumentar de 10 a 13 seguidores no es lo mismo que aumentar de 30 a 39k,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otro lado el incremento en ventas es una métrica que no depende solo de mi, lo mas cercano sería aumento en el # de leads mensual pero aquello va de la mano de un aumento del presupuesto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necesita una métrica más específica a mi labor.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Sugerencia: piensa como se puede medir tu aporte a la empresa y con base en eso definimos algo para mi</w:t>
      </w:r>
    </w:p>
  </w:comment>
  <w:comment w:author="Pedro Vergara" w:id="2" w:date="2024-07-25T14:05:00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Recompensa en el tiempo - posibilidad de inversion stock options?</w:t>
      </w:r>
    </w:p>
  </w:comment>
  <w:comment w:author="Asesor Paretomed" w:id="7" w:date="2024-07-24T16:40:15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EJ: si Jose Atilio quiere hacer un curso de Pocus no puedo trabajar con el. o si inicio un canal de youtube de educación médica/ trabajo para redes de médicos que compartan información médica o infoproductos iria en contra de esta clausula</w:t>
      </w:r>
    </w:p>
  </w:comment>
  <w:comment w:author="Pedro Vergara" w:id="3" w:date="2024-07-25T14:08:48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Agencia vs socio + agencia (Protección de intereses) (Costo de equivocación) diferente a ideas y avance en la empresa: Mensual debe haber un esfuerzo, experimento o desarrollo adicional sobre un producto nuevo o existente que proporcione mejoría en algún KPI (No específicamente los relacionados a Marketing)</w:t>
      </w:r>
    </w:p>
  </w:comment>
  <w:comment w:author="Pedro Vergara" w:id="4" w:date="2024-10-29T23:04:55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discutido</w:t>
      </w:r>
    </w:p>
  </w:comment>
  <w:comment w:author="Pedro Vergara" w:id="0" w:date="2025-08-25T19:29:09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Reemplazado por abogada de Oscar</w:t>
      </w:r>
    </w:p>
  </w:comment>
  <w:comment w:author="Pedro Vergara" w:id="6" w:date="2024-10-29T23:05:19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KPIS ESTABLECIDOS EN CONJUNTO TRIMESTRALMENTE</w:t>
      </w:r>
    </w:p>
  </w:comment>
  <w:comment w:author="Pedro Vergara" w:id="1" w:date="2024-11-05T08:01:50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¿Solo del curso virtual? O de la empresa Paretomed.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