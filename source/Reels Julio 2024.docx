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b w:val="1"/>
          <w:bCs w:val="1"/>
          <w:sz w:val="32"/>
          <w:szCs w:val="32"/>
        </w:rPr>
      </w:pPr>
      <w:bookmarkStart w:colFirst="0" w:colLast="0" w:name="_6r7zzfd75jbq" w:id="0"/>
      <w:bookmarkEnd w:id="0"/>
      <w:r w:rsidDel="00000000" w:rsidR="00000000" w:rsidRPr="00000000">
        <w:rPr>
          <w:b w:val="1"/>
          <w:bCs w:val="1"/>
          <w:sz w:val="32"/>
          <w:szCs w:val="32"/>
          <w:rtl w:val="0"/>
        </w:rPr>
        <w:t xml:space="preserve">Explicación del documento (leer detenidamente)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3"/>
        </w:numPr>
        <w:ind w:left="720" w:hanging="360"/>
        <w:jc w:val="both"/>
        <w:rPr>
          <w:sz w:val="24"/>
          <w:szCs w:val="24"/>
        </w:rPr>
      </w:pPr>
      <w:r w:rsidDel="00000000" w:rsidR="00000000" w:rsidRPr="00000000">
        <w:rPr>
          <w:sz w:val="24"/>
          <w:szCs w:val="24"/>
          <w:rtl w:val="0"/>
        </w:rPr>
        <w:t xml:space="preserve">Cada reel va separado por su título con un encabezado para que sea más fácil navegar a través del documento. </w:t>
      </w:r>
    </w:p>
    <w:p w:rsidR="00000000" w:rsidDel="00000000" w:rsidP="00000000" w:rsidRDefault="00000000" w:rsidRPr="00000000" w14:paraId="00000004">
      <w:pPr>
        <w:numPr>
          <w:ilvl w:val="0"/>
          <w:numId w:val="3"/>
        </w:numPr>
        <w:ind w:left="720" w:hanging="360"/>
        <w:jc w:val="both"/>
        <w:rPr>
          <w:sz w:val="24"/>
          <w:szCs w:val="24"/>
        </w:rPr>
      </w:pPr>
      <w:r w:rsidDel="00000000" w:rsidR="00000000" w:rsidRPr="00000000">
        <w:rPr>
          <w:sz w:val="24"/>
          <w:szCs w:val="24"/>
          <w:rtl w:val="0"/>
        </w:rPr>
        <w:t xml:space="preserve">Como subtítulo se especifica si es de teleprompter o de tablero para mejor entendimiento.</w:t>
      </w:r>
    </w:p>
    <w:p w:rsidR="00000000" w:rsidDel="00000000" w:rsidP="00000000" w:rsidRDefault="00000000" w:rsidRPr="00000000" w14:paraId="00000005">
      <w:pPr>
        <w:numPr>
          <w:ilvl w:val="0"/>
          <w:numId w:val="3"/>
        </w:numPr>
        <w:ind w:left="720" w:hanging="360"/>
        <w:jc w:val="both"/>
      </w:pPr>
      <w:r w:rsidDel="00000000" w:rsidR="00000000" w:rsidRPr="00000000">
        <w:rPr>
          <w:sz w:val="24"/>
          <w:szCs w:val="24"/>
          <w:rtl w:val="0"/>
        </w:rPr>
        <w:t xml:space="preserve">En la redacción de cada reel  se debe redactar también al final el copy que acompaña a la publicación en formato diferente (subrayado) y con espaciado para que se entienda: ejemplo.</w:t>
        <w:br w:type="textWrapping"/>
        <w:br w:type="textWrapping"/>
      </w:r>
      <w:r w:rsidDel="00000000" w:rsidR="00000000" w:rsidRPr="00000000">
        <w:rPr>
          <w:sz w:val="24"/>
          <w:szCs w:val="24"/>
          <w:u w:val="single"/>
          <w:rtl w:val="0"/>
        </w:rPr>
        <w:t xml:space="preserve">Copy de la publicación:</w:t>
        <w:br w:type="textWrapping"/>
        <w:br w:type="textWrapping"/>
      </w:r>
      <w:r w:rsidDel="00000000" w:rsidR="00000000" w:rsidRPr="00000000">
        <w:rPr>
          <w:sz w:val="24"/>
          <w:szCs w:val="24"/>
          <w:rtl w:val="0"/>
        </w:rPr>
        <w:t xml:space="preserve">En medicina el qué pasa un examen de residencias no es el MÁS estudia, sino el que MEJOR lo hace 🤓! Descubre que hace especial a Paretomed ☝🏻😉</w:t>
      </w:r>
      <w:hyperlink r:id="rId6">
        <w:r w:rsidDel="00000000" w:rsidR="00000000" w:rsidRPr="00000000">
          <w:rPr>
            <w:sz w:val="24"/>
            <w:szCs w:val="24"/>
            <w:rtl w:val="0"/>
          </w:rPr>
          <w:t xml:space="preserve"> </w:t>
        </w:r>
      </w:hyperlink>
      <w:hyperlink r:id="rId7">
        <w:r w:rsidDel="00000000" w:rsidR="00000000" w:rsidRPr="00000000">
          <w:rPr>
            <w:color w:val="1155cc"/>
            <w:sz w:val="24"/>
            <w:szCs w:val="24"/>
            <w:rtl w:val="0"/>
          </w:rPr>
          <w:t xml:space="preserve">#Residencias</w:t>
        </w:r>
      </w:hyperlink>
      <w:hyperlink r:id="rId8">
        <w:r w:rsidDel="00000000" w:rsidR="00000000" w:rsidRPr="00000000">
          <w:rPr>
            <w:sz w:val="24"/>
            <w:szCs w:val="24"/>
            <w:rtl w:val="0"/>
          </w:rPr>
          <w:t xml:space="preserve"> </w:t>
        </w:r>
      </w:hyperlink>
      <w:hyperlink r:id="rId9">
        <w:r w:rsidDel="00000000" w:rsidR="00000000" w:rsidRPr="00000000">
          <w:rPr>
            <w:color w:val="1155cc"/>
            <w:sz w:val="24"/>
            <w:szCs w:val="24"/>
            <w:rtl w:val="0"/>
          </w:rPr>
          <w:t xml:space="preserve">#EspecializaciónMédica</w:t>
        </w:r>
      </w:hyperlink>
      <w:hyperlink r:id="rId10">
        <w:r w:rsidDel="00000000" w:rsidR="00000000" w:rsidRPr="00000000">
          <w:rPr>
            <w:sz w:val="24"/>
            <w:szCs w:val="24"/>
            <w:rtl w:val="0"/>
          </w:rPr>
          <w:t xml:space="preserve"> </w:t>
        </w:r>
      </w:hyperlink>
      <w:hyperlink r:id="rId11">
        <w:r w:rsidDel="00000000" w:rsidR="00000000" w:rsidRPr="00000000">
          <w:rPr>
            <w:color w:val="1155cc"/>
            <w:sz w:val="24"/>
            <w:szCs w:val="24"/>
            <w:rtl w:val="0"/>
          </w:rPr>
          <w:t xml:space="preserve">#medicina</w:t>
        </w:r>
      </w:hyperlink>
      <w:hyperlink r:id="rId12">
        <w:r w:rsidDel="00000000" w:rsidR="00000000" w:rsidRPr="00000000">
          <w:rPr>
            <w:sz w:val="24"/>
            <w:szCs w:val="24"/>
            <w:rtl w:val="0"/>
          </w:rPr>
          <w:t xml:space="preserve"> </w:t>
        </w:r>
      </w:hyperlink>
      <w:hyperlink r:id="rId13">
        <w:r w:rsidDel="00000000" w:rsidR="00000000" w:rsidRPr="00000000">
          <w:rPr>
            <w:color w:val="1155cc"/>
            <w:sz w:val="24"/>
            <w:szCs w:val="24"/>
            <w:rtl w:val="0"/>
          </w:rPr>
          <w:t xml:space="preserve">#médico</w:t>
        </w:r>
      </w:hyperlink>
      <w:r w:rsidDel="00000000" w:rsidR="00000000" w:rsidRPr="00000000">
        <w:rPr>
          <w:rtl w:val="0"/>
        </w:rPr>
        <w:t xml:space="preserve"> </w:t>
      </w:r>
      <w:hyperlink r:id="rId14">
        <w:r w:rsidDel="00000000" w:rsidR="00000000" w:rsidRPr="00000000">
          <w:rPr>
            <w:color w:val="1155cc"/>
            <w:sz w:val="24"/>
            <w:szCs w:val="24"/>
            <w:rtl w:val="0"/>
          </w:rPr>
          <w:t xml:space="preserve">#CasosClínicos</w:t>
        </w:r>
      </w:hyperlink>
      <w:hyperlink r:id="rId15">
        <w:r w:rsidDel="00000000" w:rsidR="00000000" w:rsidRPr="00000000">
          <w:rPr>
            <w:sz w:val="24"/>
            <w:szCs w:val="24"/>
            <w:rtl w:val="0"/>
          </w:rPr>
          <w:t xml:space="preserve"> </w:t>
        </w:r>
      </w:hyperlink>
      <w:hyperlink r:id="rId16">
        <w:r w:rsidDel="00000000" w:rsidR="00000000" w:rsidRPr="00000000">
          <w:rPr>
            <w:color w:val="1155cc"/>
            <w:sz w:val="24"/>
            <w:szCs w:val="24"/>
            <w:rtl w:val="0"/>
          </w:rPr>
          <w:t xml:space="preserve">#EspecialidadMedica</w:t>
        </w:r>
      </w:hyperlink>
      <w:hyperlink r:id="rId17">
        <w:r w:rsidDel="00000000" w:rsidR="00000000" w:rsidRPr="00000000">
          <w:rPr>
            <w:sz w:val="24"/>
            <w:szCs w:val="24"/>
            <w:rtl w:val="0"/>
          </w:rPr>
          <w:t xml:space="preserve"> </w:t>
        </w:r>
      </w:hyperlink>
      <w:hyperlink r:id="rId18">
        <w:r w:rsidDel="00000000" w:rsidR="00000000" w:rsidRPr="00000000">
          <w:rPr>
            <w:color w:val="1155cc"/>
            <w:sz w:val="24"/>
            <w:szCs w:val="24"/>
            <w:rtl w:val="0"/>
          </w:rPr>
          <w:t xml:space="preserve">#especialidad</w:t>
        </w:r>
      </w:hyperlink>
      <w:hyperlink r:id="rId19">
        <w:r w:rsidDel="00000000" w:rsidR="00000000" w:rsidRPr="00000000">
          <w:rPr>
            <w:sz w:val="24"/>
            <w:szCs w:val="24"/>
            <w:rtl w:val="0"/>
          </w:rPr>
          <w:t xml:space="preserve"> </w:t>
        </w:r>
      </w:hyperlink>
      <w:hyperlink r:id="rId20">
        <w:r w:rsidDel="00000000" w:rsidR="00000000" w:rsidRPr="00000000">
          <w:rPr>
            <w:color w:val="1155cc"/>
            <w:sz w:val="24"/>
            <w:szCs w:val="24"/>
            <w:rtl w:val="0"/>
          </w:rPr>
          <w:t xml:space="preserve">#salud</w:t>
        </w:r>
      </w:hyperlink>
      <w:r w:rsidDel="00000000" w:rsidR="00000000" w:rsidRPr="00000000">
        <w:rPr>
          <w:rtl w:val="0"/>
        </w:rPr>
        <w:t xml:space="preserve"> </w:t>
      </w:r>
      <w:hyperlink r:id="rId21">
        <w:r w:rsidDel="00000000" w:rsidR="00000000" w:rsidRPr="00000000">
          <w:rPr>
            <w:color w:val="1155cc"/>
            <w:sz w:val="24"/>
            <w:szCs w:val="24"/>
            <w:rtl w:val="0"/>
          </w:rPr>
          <w:t xml:space="preserve">#Residente</w:t>
        </w:r>
      </w:hyperlink>
      <w:hyperlink r:id="rId22">
        <w:r w:rsidDel="00000000" w:rsidR="00000000" w:rsidRPr="00000000">
          <w:rPr>
            <w:sz w:val="24"/>
            <w:szCs w:val="24"/>
            <w:rtl w:val="0"/>
          </w:rPr>
          <w:t xml:space="preserve"> </w:t>
        </w:r>
      </w:hyperlink>
      <w:hyperlink r:id="rId23">
        <w:r w:rsidDel="00000000" w:rsidR="00000000" w:rsidRPr="00000000">
          <w:rPr>
            <w:color w:val="1155cc"/>
            <w:sz w:val="24"/>
            <w:szCs w:val="24"/>
            <w:rtl w:val="0"/>
          </w:rPr>
          <w:t xml:space="preserve">#nefrologia</w:t>
        </w:r>
      </w:hyperlink>
      <w:hyperlink r:id="rId24">
        <w:r w:rsidDel="00000000" w:rsidR="00000000" w:rsidRPr="00000000">
          <w:rPr>
            <w:sz w:val="24"/>
            <w:szCs w:val="24"/>
            <w:rtl w:val="0"/>
          </w:rPr>
          <w:t xml:space="preserve"> </w:t>
        </w:r>
      </w:hyperlink>
      <w:hyperlink r:id="rId25">
        <w:r w:rsidDel="00000000" w:rsidR="00000000" w:rsidRPr="00000000">
          <w:rPr>
            <w:color w:val="1155cc"/>
            <w:sz w:val="24"/>
            <w:szCs w:val="24"/>
            <w:rtl w:val="0"/>
          </w:rPr>
          <w:t xml:space="preserve">#otorrinolaringologia</w:t>
        </w:r>
      </w:hyperlink>
      <w:hyperlink r:id="rId26">
        <w:r w:rsidDel="00000000" w:rsidR="00000000" w:rsidRPr="00000000">
          <w:rPr>
            <w:sz w:val="24"/>
            <w:szCs w:val="24"/>
            <w:rtl w:val="0"/>
          </w:rPr>
          <w:t xml:space="preserve"> </w:t>
        </w:r>
      </w:hyperlink>
      <w:hyperlink r:id="rId27">
        <w:r w:rsidDel="00000000" w:rsidR="00000000" w:rsidRPr="00000000">
          <w:rPr>
            <w:color w:val="1155cc"/>
            <w:sz w:val="24"/>
            <w:szCs w:val="24"/>
            <w:rtl w:val="0"/>
          </w:rPr>
          <w:t xml:space="preserve">#neurologia</w:t>
        </w:r>
      </w:hyperlink>
      <w:hyperlink r:id="rId28">
        <w:r w:rsidDel="00000000" w:rsidR="00000000" w:rsidRPr="00000000">
          <w:rPr>
            <w:sz w:val="24"/>
            <w:szCs w:val="24"/>
            <w:rtl w:val="0"/>
          </w:rPr>
          <w:t xml:space="preserve"> </w:t>
        </w:r>
      </w:hyperlink>
      <w:hyperlink r:id="rId29">
        <w:r w:rsidDel="00000000" w:rsidR="00000000" w:rsidRPr="00000000">
          <w:rPr>
            <w:color w:val="1155cc"/>
            <w:sz w:val="24"/>
            <w:szCs w:val="24"/>
            <w:rtl w:val="0"/>
          </w:rPr>
          <w:t xml:space="preserve">#endocrinologia</w:t>
        </w:r>
      </w:hyperlink>
      <w:hyperlink r:id="rId30">
        <w:r w:rsidDel="00000000" w:rsidR="00000000" w:rsidRPr="00000000">
          <w:rPr>
            <w:sz w:val="24"/>
            <w:szCs w:val="24"/>
            <w:rtl w:val="0"/>
          </w:rPr>
          <w:t xml:space="preserve"> </w:t>
        </w:r>
      </w:hyperlink>
      <w:hyperlink r:id="rId31">
        <w:r w:rsidDel="00000000" w:rsidR="00000000" w:rsidRPr="00000000">
          <w:rPr>
            <w:color w:val="1155cc"/>
            <w:sz w:val="24"/>
            <w:szCs w:val="24"/>
            <w:rtl w:val="0"/>
          </w:rPr>
          <w:t xml:space="preserve">#infectología</w:t>
        </w:r>
      </w:hyperlink>
      <w:hyperlink r:id="rId32">
        <w:r w:rsidDel="00000000" w:rsidR="00000000" w:rsidRPr="00000000">
          <w:rPr>
            <w:sz w:val="24"/>
            <w:szCs w:val="24"/>
            <w:rtl w:val="0"/>
          </w:rPr>
          <w:t xml:space="preserve"> </w:t>
        </w:r>
      </w:hyperlink>
      <w:hyperlink r:id="rId33">
        <w:r w:rsidDel="00000000" w:rsidR="00000000" w:rsidRPr="00000000">
          <w:rPr>
            <w:color w:val="1155cc"/>
            <w:sz w:val="24"/>
            <w:szCs w:val="24"/>
            <w:rtl w:val="0"/>
          </w:rPr>
          <w:t xml:space="preserve">#Endocrinología</w:t>
        </w:r>
      </w:hyperlink>
      <w:hyperlink r:id="rId34">
        <w:r w:rsidDel="00000000" w:rsidR="00000000" w:rsidRPr="00000000">
          <w:rPr>
            <w:sz w:val="24"/>
            <w:szCs w:val="24"/>
            <w:rtl w:val="0"/>
          </w:rPr>
          <w:t xml:space="preserve"> </w:t>
        </w:r>
      </w:hyperlink>
      <w:hyperlink r:id="rId35">
        <w:r w:rsidDel="00000000" w:rsidR="00000000" w:rsidRPr="00000000">
          <w:rPr>
            <w:color w:val="1155cc"/>
            <w:sz w:val="24"/>
            <w:szCs w:val="24"/>
            <w:rtl w:val="0"/>
          </w:rPr>
          <w:t xml:space="preserve">#nefrología</w:t>
        </w:r>
      </w:hyperlink>
      <w:r w:rsidDel="00000000" w:rsidR="00000000" w:rsidRPr="00000000">
        <w:rPr>
          <w:rtl w:val="0"/>
        </w:rPr>
      </w:r>
    </w:p>
    <w:p w:rsidR="00000000" w:rsidDel="00000000" w:rsidP="00000000" w:rsidRDefault="00000000" w:rsidRPr="00000000" w14:paraId="00000006">
      <w:pPr>
        <w:jc w:val="both"/>
        <w:rPr>
          <w:color w:val="1155cc"/>
          <w:sz w:val="24"/>
          <w:szCs w:val="24"/>
        </w:rPr>
      </w:pPr>
      <w:r w:rsidDel="00000000" w:rsidR="00000000" w:rsidRPr="00000000">
        <w:rPr>
          <w:rtl w:val="0"/>
        </w:rPr>
      </w:r>
    </w:p>
    <w:p w:rsidR="00000000" w:rsidDel="00000000" w:rsidP="00000000" w:rsidRDefault="00000000" w:rsidRPr="00000000" w14:paraId="00000007">
      <w:pPr>
        <w:numPr>
          <w:ilvl w:val="0"/>
          <w:numId w:val="6"/>
        </w:numPr>
        <w:ind w:left="720" w:hanging="360"/>
        <w:jc w:val="both"/>
        <w:rPr>
          <w:sz w:val="24"/>
          <w:szCs w:val="24"/>
        </w:rPr>
      </w:pPr>
      <w:r w:rsidDel="00000000" w:rsidR="00000000" w:rsidRPr="00000000">
        <w:rPr>
          <w:sz w:val="24"/>
          <w:szCs w:val="24"/>
          <w:rtl w:val="0"/>
        </w:rPr>
        <w:t xml:space="preserve">Lo ideal es que el copy lleve una pregunta de opción múltiple en la mayoría de los reels para interacción en los comentarios. </w:t>
      </w:r>
    </w:p>
    <w:p w:rsidR="00000000" w:rsidDel="00000000" w:rsidP="00000000" w:rsidRDefault="00000000" w:rsidRPr="00000000" w14:paraId="00000008">
      <w:pPr>
        <w:numPr>
          <w:ilvl w:val="0"/>
          <w:numId w:val="6"/>
        </w:numPr>
        <w:ind w:left="720" w:hanging="360"/>
        <w:jc w:val="both"/>
        <w:rPr>
          <w:sz w:val="24"/>
          <w:szCs w:val="24"/>
        </w:rPr>
      </w:pPr>
      <w:r w:rsidDel="00000000" w:rsidR="00000000" w:rsidRPr="00000000">
        <w:rPr>
          <w:sz w:val="24"/>
          <w:szCs w:val="24"/>
          <w:rtl w:val="0"/>
        </w:rPr>
        <w:t xml:space="preserve">Al momento de revisar los reels (Oscar revisa los que redactó Pedro y viceversa) </w:t>
      </w:r>
      <w:r w:rsidDel="00000000" w:rsidR="00000000" w:rsidRPr="00000000">
        <w:rPr>
          <w:b w:val="1"/>
          <w:bCs w:val="1"/>
          <w:sz w:val="24"/>
          <w:szCs w:val="24"/>
          <w:rtl w:val="0"/>
        </w:rPr>
        <w:t xml:space="preserve">se debe usar la herramienta de sugerencias</w:t>
      </w:r>
      <w:r w:rsidDel="00000000" w:rsidR="00000000" w:rsidRPr="00000000">
        <w:rPr>
          <w:sz w:val="24"/>
          <w:szCs w:val="24"/>
          <w:rtl w:val="0"/>
        </w:rPr>
        <w:t xml:space="preserve"> y no reescribir por encima. Para sugerir, la herramienta se encuentra en la esquina superior derecha, por debajo del botón “compartir”; dice “edición”, se debe presionar la flecha de hacia abajo, se despliegan las opciones y se escoge la modalidad de “sugerencias”.</w:t>
      </w:r>
    </w:p>
    <w:p w:rsidR="00000000" w:rsidDel="00000000" w:rsidP="00000000" w:rsidRDefault="00000000" w:rsidRPr="00000000" w14:paraId="00000009">
      <w:pPr>
        <w:numPr>
          <w:ilvl w:val="0"/>
          <w:numId w:val="6"/>
        </w:numPr>
        <w:ind w:left="720" w:hanging="360"/>
        <w:jc w:val="both"/>
        <w:rPr>
          <w:sz w:val="24"/>
          <w:szCs w:val="24"/>
        </w:rPr>
      </w:pPr>
      <w:r w:rsidDel="00000000" w:rsidR="00000000" w:rsidRPr="00000000">
        <w:rPr>
          <w:sz w:val="24"/>
          <w:szCs w:val="24"/>
          <w:rtl w:val="0"/>
        </w:rPr>
        <w:t xml:space="preserve">Este documento va encadenado con la hoja de cálculo en donde se sigue el progreso de la realización del reel para poder navegar entre ambos con facilidad. El enlace se encuentra en el siguiente encabezado: </w:t>
      </w:r>
    </w:p>
    <w:p w:rsidR="00000000" w:rsidDel="00000000" w:rsidP="00000000" w:rsidRDefault="00000000" w:rsidRPr="00000000" w14:paraId="0000000A">
      <w:pPr>
        <w:ind w:left="720" w:firstLine="0"/>
        <w:jc w:val="both"/>
        <w:rPr>
          <w:sz w:val="24"/>
          <w:szCs w:val="24"/>
        </w:rPr>
      </w:pPr>
      <w:r w:rsidDel="00000000" w:rsidR="00000000" w:rsidRPr="00000000">
        <w:rPr>
          <w:rtl w:val="0"/>
        </w:rPr>
      </w:r>
    </w:p>
    <w:p w:rsidR="00000000" w:rsidDel="00000000" w:rsidP="00000000" w:rsidRDefault="00000000" w:rsidRPr="00000000" w14:paraId="0000000B">
      <w:pPr>
        <w:pStyle w:val="Heading1"/>
        <w:jc w:val="both"/>
        <w:rPr>
          <w:sz w:val="24"/>
          <w:szCs w:val="24"/>
        </w:rPr>
      </w:pPr>
      <w:bookmarkStart w:colFirst="0" w:colLast="0" w:name="_yrv0x61ymlqp" w:id="1"/>
      <w:bookmarkEnd w:id="1"/>
      <w:r w:rsidDel="00000000" w:rsidR="00000000" w:rsidRPr="00000000">
        <w:rPr>
          <w:b w:val="1"/>
          <w:bCs w:val="1"/>
          <w:sz w:val="32"/>
          <w:szCs w:val="32"/>
          <w:rtl w:val="0"/>
        </w:rPr>
        <w:t xml:space="preserve">Enlace a planificador de reels: </w:t>
      </w:r>
      <w:hyperlink r:id="rId36">
        <w:r w:rsidDel="00000000" w:rsidR="00000000" w:rsidRPr="00000000">
          <w:rPr>
            <w:color w:val="0000ee"/>
            <w:sz w:val="24"/>
            <w:szCs w:val="24"/>
            <w:u w:val="single"/>
            <w:rtl w:val="0"/>
          </w:rPr>
          <w:t xml:space="preserve">Planificador de Reels/Videos</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b w:val="1"/>
          <w:bCs w:val="1"/>
          <w:sz w:val="32"/>
          <w:szCs w:val="32"/>
        </w:rPr>
      </w:pPr>
      <w:bookmarkStart w:colFirst="0" w:colLast="0" w:name="_9lqge6na43yt" w:id="2"/>
      <w:bookmarkEnd w:id="2"/>
      <w:r w:rsidDel="00000000" w:rsidR="00000000" w:rsidRPr="00000000">
        <w:rPr>
          <w:rtl w:val="0"/>
        </w:rPr>
      </w:r>
    </w:p>
    <w:p w:rsidR="00000000" w:rsidDel="00000000" w:rsidP="00000000" w:rsidRDefault="00000000" w:rsidRPr="00000000" w14:paraId="0000000F">
      <w:pPr>
        <w:pStyle w:val="Heading1"/>
        <w:rPr>
          <w:b w:val="1"/>
          <w:bCs w:val="1"/>
          <w:sz w:val="32"/>
          <w:szCs w:val="32"/>
        </w:rPr>
      </w:pPr>
      <w:bookmarkStart w:colFirst="0" w:colLast="0" w:name="_qqwcplceil60" w:id="3"/>
      <w:bookmarkEnd w:id="3"/>
      <w:r w:rsidDel="00000000" w:rsidR="00000000" w:rsidRPr="00000000">
        <w:rPr>
          <w:b w:val="1"/>
          <w:bCs w:val="1"/>
          <w:sz w:val="32"/>
          <w:szCs w:val="32"/>
          <w:rtl w:val="0"/>
        </w:rPr>
        <w:t xml:space="preserve">Criterios de light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[9:51 a.m., 11/7/2024] William David Tarazona Cliente: diferencia cuando hacer toracoatonia</w:t>
      </w:r>
    </w:p>
    <w:p w:rsidR="00000000" w:rsidDel="00000000" w:rsidP="00000000" w:rsidRDefault="00000000" w:rsidRPr="00000000" w14:paraId="00000012">
      <w:pPr>
        <w:rPr/>
      </w:pPr>
      <w:r w:rsidDel="00000000" w:rsidR="00000000" w:rsidRPr="00000000">
        <w:rPr>
          <w:rtl w:val="0"/>
        </w:rPr>
        <w:t xml:space="preserve">[9:52 a.m., 11/7/2024] William David Tarazona Cliente: Cuando diferencia uno maligno de no maligno</w:t>
      </w:r>
    </w:p>
    <w:p w:rsidR="00000000" w:rsidDel="00000000" w:rsidP="00000000" w:rsidRDefault="00000000" w:rsidRPr="00000000" w14:paraId="00000013">
      <w:pPr>
        <w:rPr/>
      </w:pPr>
      <w:r w:rsidDel="00000000" w:rsidR="00000000" w:rsidRPr="00000000">
        <w:rPr>
          <w:rtl w:val="0"/>
        </w:rPr>
        <w:t xml:space="preserve">[9:52 a.m., 11/7/2024] Pedro Vergara: Ok todo bien manejo según causas y eso</w:t>
      </w:r>
    </w:p>
    <w:p w:rsidR="00000000" w:rsidDel="00000000" w:rsidP="00000000" w:rsidRDefault="00000000" w:rsidRPr="00000000" w14:paraId="00000014">
      <w:pPr>
        <w:rPr/>
      </w:pPr>
      <w:r w:rsidDel="00000000" w:rsidR="00000000" w:rsidRPr="00000000">
        <w:rPr>
          <w:rtl w:val="0"/>
        </w:rPr>
        <w:t xml:space="preserve">[9:52 a.m., 11/7/2024] William David Tarazona Cliente: Que pleurodesia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(Tablero)</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ins w:author="Oscar Maldonado" w:id="0" w:date="2024-07-04T12:58:48Z">
        <w:r w:rsidDel="00000000" w:rsidR="00000000" w:rsidRPr="00000000">
          <w:rPr>
            <w:rtl w:val="0"/>
          </w:rPr>
          <w:t xml:space="preserve">Este reel podemos enfocarlo de otra forma y podría ser como tips o trucos para identificar la etiología de un derrame pleural. El tema es que los criterios de Light son muy simples y sencillos y no estamos cumpliendo con nuestro enfoque que es hacer fácil lo difícil, simplemente estamos recitando los criterios de Light al igual que todo el mundo. Tengo que pensar como lo haríamos. </w:t>
        </w:r>
      </w:ins>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Pregunta de NEUMOLOGÍA  que nunca falta en un examen de residencia.</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Un paciente donde nos dan las características de su derrame pleural y nos piden identificar si es un trasudado o un exudado.</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Para responder esta pregunta debes recordar que la diferencia entre un exudado y un trasudado es la cantidad de lactato deshidrogenasa y proteínas totales en el líquido pleural, para evaluarlos tenemos los criterios de Light</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Que evalúan 3 parámetros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Primero que el nivel de lactato deshidrogenasa en el líquido pleural sea mayor o igual a ⅔ del límite superior normal de LDH en sangre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Segundo la relación entre las proteínas totales del líquido sobre la proteínas totales séricas mayor o igual a 0.5</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Y por último la relación del nivel de lactato deshidrogenasa  pleural sobre el nivel de lactato deshidrogenasa sérica mayor o igual a 0.6</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Con al menos 1 de estos criterios positivos ya podemos decir que el líquido pleural en estudio es un EXUDADO</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Con esa información podemos ver que en este paciente se cumplen 2 de 3 criterios por lo tanto la respuesta correcta es la X</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Escribe tu especialidad soñada en los comentarios y te enviaremos las primeras clases de paretomed completamente gratis.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Por eso la respuesta es X</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Escribe tu esp soñada en los comentarios y uno de nuestros asesores te explicara como en tan solo 90 días puedes estar listo para cualquier exámen de residencias con Paretomed.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b w:val="1"/>
          <w:bCs w:val="1"/>
          <w:sz w:val="32"/>
          <w:szCs w:val="32"/>
        </w:rPr>
      </w:pPr>
      <w:bookmarkStart w:colFirst="0" w:colLast="0" w:name="_sqdk639xgrwl" w:id="4"/>
      <w:bookmarkEnd w:id="4"/>
      <w:r w:rsidDel="00000000" w:rsidR="00000000" w:rsidRPr="00000000">
        <w:rPr>
          <w:b w:val="1"/>
          <w:bCs w:val="1"/>
          <w:sz w:val="32"/>
          <w:szCs w:val="32"/>
          <w:rtl w:val="0"/>
        </w:rPr>
        <w:t xml:space="preserve">Factores de riesgo agentes NAC</w:t>
      </w:r>
    </w:p>
    <w:p w:rsidR="00000000" w:rsidDel="00000000" w:rsidP="00000000" w:rsidRDefault="00000000" w:rsidRPr="00000000" w14:paraId="00000038">
      <w:pPr>
        <w:jc w:val="both"/>
        <w:rPr>
          <w:sz w:val="24"/>
          <w:szCs w:val="24"/>
          <w:u w:val="single"/>
        </w:rPr>
      </w:pPr>
      <w:r w:rsidDel="00000000" w:rsidR="00000000" w:rsidRPr="00000000">
        <w:rPr>
          <w:u w:val="single"/>
          <w:rtl w:val="0"/>
        </w:rPr>
        <w:t xml:space="preserve">(Teleprompter)</w:t>
      </w: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Pregunta de infectología que nunca falta en un examen de residencias: Un paciente con neumonía y nos piden identificar cuál es el agente etiológico.</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Para responder esta pregunta debes recordar que si bien hay factores de riesgo comunes para varios patógenos, para los exámenes de residencia debes recordar sólo los más característicos de cada uno.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El S. Pneumoniae es el más común en todos los grupos, así que si te preguntan POR EL MÁS PROBABLE y este está dentro de las opciones, en la mayoría de los casos esta será la respuesta.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Ahora, si el paciente tuvo una infección reciente por influenza, porta catéteres y cursa con bacteriemia o cursa con una neumonía necrotizante, el patógeno más común será el S. Aureus.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Si se trata de un paciente diabético mal controlado, es muy probable que los patógenos sean bacilos Gram negativos y si el paciente es alcohólico, CASI SEGURO la bacteria será K. Pneumoniae.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Cuando se trate de una neumonía aspirativa u obstrucción endobronquial, los causales serán los anaerobios.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En cambio, si hay daño estructural en forma de bronquiectasias o presencia de enfermedades que las producen, como por ejemplo, la fibrosis quística; o el paciente está inmunosuprimido, como en el caso de VIH con conteo de CD4 menor de 200, uso de corticoides a dosis altas o malnutrición, es muy probable que el patógeno sea P. Aeruginosa. También piensa en esta bacteria si el paciente ha recibido tratamiento antibiótico de amplio espectro en el último mes.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Finalmente, cuando se trate de L. Pneumophila nos hablarán de pacientes con estancia previa en hoteles o cruceros o que trabajan en oficinas con espacio cerrado; muy característico es que la neumonía por esta bacteria es precedida o se acompaña de diarrea.</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Con esta información contesta la pregunta que dejamos en la descripción y te daremos acceso a más contenido práctico como este.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u w:val="single"/>
          <w:rtl w:val="0"/>
        </w:rPr>
        <w:t xml:space="preserve">Copy de la publicación:</w:t>
        <w:br w:type="textWrapping"/>
        <w:br w:type="textWrapping"/>
      </w:r>
      <w:r w:rsidDel="00000000" w:rsidR="00000000" w:rsidRPr="00000000">
        <w:rPr>
          <w:rtl w:val="0"/>
        </w:rPr>
        <w:t xml:space="preserve">Un paciente de 50 años, con antecedentes de diabetes mellitus mal controlada y alcoholismo crónico, se presenta en urgencias con fiebre alta, tos productiva y disnea. En la radiografía de tórax se observa una consolidación lobar con formación de cavidades. ¿Cuál es el agente etiológico más probable en este caso?</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A) Streptococcus pneumoniae.</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B) Staphylococcus aureus.</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C) Bacilos Gram negativos.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D) Klebsiella pneumoniae.</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E) Pseudomonas aeruginosa.</w:t>
      </w:r>
    </w:p>
    <w:p w:rsidR="00000000" w:rsidDel="00000000" w:rsidP="00000000" w:rsidRDefault="00000000" w:rsidRPr="00000000" w14:paraId="00000052">
      <w:pPr>
        <w:ind w:left="0" w:firstLine="0"/>
        <w:jc w:val="both"/>
        <w:rPr/>
      </w:pPr>
      <w:r w:rsidDel="00000000" w:rsidR="00000000" w:rsidRPr="00000000">
        <w:rPr>
          <w:sz w:val="24"/>
          <w:szCs w:val="24"/>
          <w:rtl w:val="0"/>
        </w:rPr>
        <w:t xml:space="preserve">☝🏻😉</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rtl w:val="0"/>
          </w:rPr>
          <w:t xml:space="preserve">#Residencias</w:t>
        </w:r>
      </w:hyperlink>
      <w:hyperlink r:id="rId39">
        <w:r w:rsidDel="00000000" w:rsidR="00000000" w:rsidRPr="00000000">
          <w:rPr>
            <w:sz w:val="24"/>
            <w:szCs w:val="24"/>
            <w:rtl w:val="0"/>
          </w:rPr>
          <w:t xml:space="preserve"> </w:t>
        </w:r>
      </w:hyperlink>
      <w:hyperlink r:id="rId40">
        <w:r w:rsidDel="00000000" w:rsidR="00000000" w:rsidRPr="00000000">
          <w:rPr>
            <w:color w:val="1155cc"/>
            <w:sz w:val="24"/>
            <w:szCs w:val="24"/>
            <w:rtl w:val="0"/>
          </w:rPr>
          <w:t xml:space="preserve">#EspecializaciónMédica</w:t>
        </w:r>
      </w:hyperlink>
      <w:hyperlink r:id="rId41">
        <w:r w:rsidDel="00000000" w:rsidR="00000000" w:rsidRPr="00000000">
          <w:rPr>
            <w:sz w:val="24"/>
            <w:szCs w:val="24"/>
            <w:rtl w:val="0"/>
          </w:rPr>
          <w:t xml:space="preserve"> </w:t>
        </w:r>
      </w:hyperlink>
      <w:hyperlink r:id="rId42">
        <w:r w:rsidDel="00000000" w:rsidR="00000000" w:rsidRPr="00000000">
          <w:rPr>
            <w:color w:val="1155cc"/>
            <w:sz w:val="24"/>
            <w:szCs w:val="24"/>
            <w:rtl w:val="0"/>
          </w:rPr>
          <w:t xml:space="preserve">#medicina</w:t>
        </w:r>
      </w:hyperlink>
      <w:hyperlink r:id="rId43">
        <w:r w:rsidDel="00000000" w:rsidR="00000000" w:rsidRPr="00000000">
          <w:rPr>
            <w:sz w:val="24"/>
            <w:szCs w:val="24"/>
            <w:rtl w:val="0"/>
          </w:rPr>
          <w:t xml:space="preserve"> </w:t>
        </w:r>
      </w:hyperlink>
      <w:hyperlink r:id="rId44">
        <w:r w:rsidDel="00000000" w:rsidR="00000000" w:rsidRPr="00000000">
          <w:rPr>
            <w:color w:val="1155cc"/>
            <w:sz w:val="24"/>
            <w:szCs w:val="24"/>
            <w:rtl w:val="0"/>
          </w:rPr>
          <w:t xml:space="preserve">#médico</w:t>
        </w:r>
      </w:hyperlink>
      <w:r w:rsidDel="00000000" w:rsidR="00000000" w:rsidRPr="00000000">
        <w:rPr>
          <w:rtl w:val="0"/>
        </w:rPr>
        <w:t xml:space="preserve"> </w:t>
      </w:r>
      <w:hyperlink r:id="rId45">
        <w:r w:rsidDel="00000000" w:rsidR="00000000" w:rsidRPr="00000000">
          <w:rPr>
            <w:color w:val="1155cc"/>
            <w:sz w:val="24"/>
            <w:szCs w:val="24"/>
            <w:rtl w:val="0"/>
          </w:rPr>
          <w:t xml:space="preserve">#CasosClínicos</w:t>
        </w:r>
      </w:hyperlink>
      <w:hyperlink r:id="rId46">
        <w:r w:rsidDel="00000000" w:rsidR="00000000" w:rsidRPr="00000000">
          <w:rPr>
            <w:sz w:val="24"/>
            <w:szCs w:val="24"/>
            <w:rtl w:val="0"/>
          </w:rPr>
          <w:t xml:space="preserve"> </w:t>
        </w:r>
      </w:hyperlink>
      <w:hyperlink r:id="rId47">
        <w:r w:rsidDel="00000000" w:rsidR="00000000" w:rsidRPr="00000000">
          <w:rPr>
            <w:color w:val="1155cc"/>
            <w:sz w:val="24"/>
            <w:szCs w:val="24"/>
            <w:rtl w:val="0"/>
          </w:rPr>
          <w:t xml:space="preserve">#EspecialidadMedica</w:t>
        </w:r>
      </w:hyperlink>
      <w:hyperlink r:id="rId48">
        <w:r w:rsidDel="00000000" w:rsidR="00000000" w:rsidRPr="00000000">
          <w:rPr>
            <w:sz w:val="24"/>
            <w:szCs w:val="24"/>
            <w:rtl w:val="0"/>
          </w:rPr>
          <w:t xml:space="preserve"> </w:t>
        </w:r>
      </w:hyperlink>
      <w:hyperlink r:id="rId49">
        <w:r w:rsidDel="00000000" w:rsidR="00000000" w:rsidRPr="00000000">
          <w:rPr>
            <w:color w:val="1155cc"/>
            <w:sz w:val="24"/>
            <w:szCs w:val="24"/>
            <w:rtl w:val="0"/>
          </w:rPr>
          <w:t xml:space="preserve">#especialidad</w:t>
        </w:r>
      </w:hyperlink>
      <w:hyperlink r:id="rId50">
        <w:r w:rsidDel="00000000" w:rsidR="00000000" w:rsidRPr="00000000">
          <w:rPr>
            <w:sz w:val="24"/>
            <w:szCs w:val="24"/>
            <w:rtl w:val="0"/>
          </w:rPr>
          <w:t xml:space="preserve"> </w:t>
        </w:r>
      </w:hyperlink>
      <w:hyperlink r:id="rId51">
        <w:r w:rsidDel="00000000" w:rsidR="00000000" w:rsidRPr="00000000">
          <w:rPr>
            <w:color w:val="1155cc"/>
            <w:sz w:val="24"/>
            <w:szCs w:val="24"/>
            <w:rtl w:val="0"/>
          </w:rPr>
          <w:t xml:space="preserve">#salud</w:t>
        </w:r>
      </w:hyperlink>
      <w:r w:rsidDel="00000000" w:rsidR="00000000" w:rsidRPr="00000000">
        <w:rPr>
          <w:rtl w:val="0"/>
        </w:rPr>
        <w:t xml:space="preserve"> </w:t>
      </w:r>
      <w:hyperlink r:id="rId52">
        <w:r w:rsidDel="00000000" w:rsidR="00000000" w:rsidRPr="00000000">
          <w:rPr>
            <w:color w:val="1155cc"/>
            <w:sz w:val="24"/>
            <w:szCs w:val="24"/>
            <w:rtl w:val="0"/>
          </w:rPr>
          <w:t xml:space="preserve">#Residente</w:t>
        </w:r>
      </w:hyperlink>
      <w:hyperlink r:id="rId53">
        <w:r w:rsidDel="00000000" w:rsidR="00000000" w:rsidRPr="00000000">
          <w:rPr>
            <w:sz w:val="24"/>
            <w:szCs w:val="24"/>
            <w:rtl w:val="0"/>
          </w:rPr>
          <w:t xml:space="preserve"> </w:t>
        </w:r>
      </w:hyperlink>
      <w:hyperlink r:id="rId54">
        <w:r w:rsidDel="00000000" w:rsidR="00000000" w:rsidRPr="00000000">
          <w:rPr>
            <w:color w:val="1155cc"/>
            <w:sz w:val="24"/>
            <w:szCs w:val="24"/>
            <w:rtl w:val="0"/>
          </w:rPr>
          <w:t xml:space="preserve">#nefrologia</w:t>
        </w:r>
      </w:hyperlink>
      <w:hyperlink r:id="rId55">
        <w:r w:rsidDel="00000000" w:rsidR="00000000" w:rsidRPr="00000000">
          <w:rPr>
            <w:sz w:val="24"/>
            <w:szCs w:val="24"/>
            <w:rtl w:val="0"/>
          </w:rPr>
          <w:t xml:space="preserve"> </w:t>
        </w:r>
      </w:hyperlink>
      <w:hyperlink r:id="rId56">
        <w:r w:rsidDel="00000000" w:rsidR="00000000" w:rsidRPr="00000000">
          <w:rPr>
            <w:color w:val="1155cc"/>
            <w:sz w:val="24"/>
            <w:szCs w:val="24"/>
            <w:rtl w:val="0"/>
          </w:rPr>
          <w:t xml:space="preserve">#otorrinolaringologia</w:t>
        </w:r>
      </w:hyperlink>
      <w:hyperlink r:id="rId57">
        <w:r w:rsidDel="00000000" w:rsidR="00000000" w:rsidRPr="00000000">
          <w:rPr>
            <w:sz w:val="24"/>
            <w:szCs w:val="24"/>
            <w:rtl w:val="0"/>
          </w:rPr>
          <w:t xml:space="preserve"> </w:t>
        </w:r>
      </w:hyperlink>
      <w:hyperlink r:id="rId58">
        <w:r w:rsidDel="00000000" w:rsidR="00000000" w:rsidRPr="00000000">
          <w:rPr>
            <w:color w:val="1155cc"/>
            <w:sz w:val="24"/>
            <w:szCs w:val="24"/>
            <w:rtl w:val="0"/>
          </w:rPr>
          <w:t xml:space="preserve">#neurologia</w:t>
        </w:r>
      </w:hyperlink>
      <w:hyperlink r:id="rId59">
        <w:r w:rsidDel="00000000" w:rsidR="00000000" w:rsidRPr="00000000">
          <w:rPr>
            <w:sz w:val="24"/>
            <w:szCs w:val="24"/>
            <w:rtl w:val="0"/>
          </w:rPr>
          <w:t xml:space="preserve"> </w:t>
        </w:r>
      </w:hyperlink>
      <w:hyperlink r:id="rId60">
        <w:r w:rsidDel="00000000" w:rsidR="00000000" w:rsidRPr="00000000">
          <w:rPr>
            <w:color w:val="1155cc"/>
            <w:sz w:val="24"/>
            <w:szCs w:val="24"/>
            <w:rtl w:val="0"/>
          </w:rPr>
          <w:t xml:space="preserve">#endocrinologia</w:t>
        </w:r>
      </w:hyperlink>
      <w:hyperlink r:id="rId61">
        <w:r w:rsidDel="00000000" w:rsidR="00000000" w:rsidRPr="00000000">
          <w:rPr>
            <w:sz w:val="24"/>
            <w:szCs w:val="24"/>
            <w:rtl w:val="0"/>
          </w:rPr>
          <w:t xml:space="preserve"> </w:t>
        </w:r>
      </w:hyperlink>
      <w:hyperlink r:id="rId62">
        <w:r w:rsidDel="00000000" w:rsidR="00000000" w:rsidRPr="00000000">
          <w:rPr>
            <w:color w:val="1155cc"/>
            <w:sz w:val="24"/>
            <w:szCs w:val="24"/>
            <w:rtl w:val="0"/>
          </w:rPr>
          <w:t xml:space="preserve">#infectología</w:t>
        </w:r>
      </w:hyperlink>
      <w:hyperlink r:id="rId63">
        <w:r w:rsidDel="00000000" w:rsidR="00000000" w:rsidRPr="00000000">
          <w:rPr>
            <w:sz w:val="24"/>
            <w:szCs w:val="24"/>
            <w:rtl w:val="0"/>
          </w:rPr>
          <w:t xml:space="preserve"> </w:t>
        </w:r>
      </w:hyperlink>
      <w:hyperlink r:id="rId64">
        <w:r w:rsidDel="00000000" w:rsidR="00000000" w:rsidRPr="00000000">
          <w:rPr>
            <w:color w:val="1155cc"/>
            <w:sz w:val="24"/>
            <w:szCs w:val="24"/>
            <w:rtl w:val="0"/>
          </w:rPr>
          <w:t xml:space="preserve">#Endocrinología</w:t>
        </w:r>
      </w:hyperlink>
      <w:hyperlink r:id="rId65">
        <w:r w:rsidDel="00000000" w:rsidR="00000000" w:rsidRPr="00000000">
          <w:rPr>
            <w:sz w:val="24"/>
            <w:szCs w:val="24"/>
            <w:rtl w:val="0"/>
          </w:rPr>
          <w:t xml:space="preserve"> </w:t>
        </w:r>
      </w:hyperlink>
      <w:hyperlink r:id="rId66">
        <w:r w:rsidDel="00000000" w:rsidR="00000000" w:rsidRPr="00000000">
          <w:rPr>
            <w:color w:val="1155cc"/>
            <w:sz w:val="24"/>
            <w:szCs w:val="24"/>
            <w:rtl w:val="0"/>
          </w:rPr>
          <w:t xml:space="preserve">#nefrología</w:t>
        </w:r>
      </w:hyperlink>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__________</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b w:val="1"/>
          <w:bCs w:val="1"/>
          <w:sz w:val="32"/>
          <w:szCs w:val="32"/>
        </w:rPr>
      </w:pPr>
      <w:bookmarkStart w:colFirst="0" w:colLast="0" w:name="_ur0ann65o4j6" w:id="5"/>
      <w:bookmarkEnd w:id="5"/>
      <w:r w:rsidDel="00000000" w:rsidR="00000000" w:rsidRPr="00000000">
        <w:rPr>
          <w:b w:val="1"/>
          <w:bCs w:val="1"/>
          <w:sz w:val="32"/>
          <w:szCs w:val="32"/>
          <w:rtl w:val="0"/>
        </w:rPr>
        <w:t xml:space="preserve">Patrones de resistencia TBC </w:t>
      </w:r>
    </w:p>
    <w:p w:rsidR="00000000" w:rsidDel="00000000" w:rsidP="00000000" w:rsidRDefault="00000000" w:rsidRPr="00000000" w14:paraId="00000058">
      <w:pPr>
        <w:jc w:val="both"/>
        <w:rPr>
          <w:u w:val="single"/>
        </w:rPr>
      </w:pPr>
      <w:r w:rsidDel="00000000" w:rsidR="00000000" w:rsidRPr="00000000">
        <w:rPr>
          <w:u w:val="single"/>
          <w:rtl w:val="0"/>
        </w:rPr>
        <w:t xml:space="preserve">(Teleprompter)</w:t>
      </w: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br w:type="textWrapping"/>
      </w:r>
      <w:r w:rsidDel="00000000" w:rsidR="00000000" w:rsidRPr="00000000">
        <w:rPr>
          <w:rtl w:val="0"/>
        </w:rPr>
        <w:t xml:space="preserve">Pregunta de INFECTOLOGÍA  que nunca falta en un examen de residencia.</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Un paciente con tuberculosis presenta un bacilo resistente a isoniazida, rifampicina y quinolonas. ¿Cómo se clasifica esta cepa de Mycobacterium tuberculosis?</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Para responder está pregunta aprende estas 5 leyes sencillas de los patrones de resistencia de la tuberculosis:</w:t>
      </w:r>
    </w:p>
    <w:p w:rsidR="00000000" w:rsidDel="00000000" w:rsidP="00000000" w:rsidRDefault="00000000" w:rsidRPr="00000000" w14:paraId="0000005E">
      <w:pPr>
        <w:jc w:val="both"/>
        <w:rPr/>
      </w:pPr>
      <w:r w:rsidDel="00000000" w:rsidR="00000000" w:rsidRPr="00000000">
        <w:rPr>
          <w:rtl w:val="0"/>
        </w:rPr>
        <w:br w:type="textWrapping"/>
        <w:t xml:space="preserve">Si hay resistencia a un sólo fármaco, será un mycobacterium monorresistente. </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Si la resistencia es a más de uno, pero no a isoniazida y rifampicina al mismo tiempo, entonces es una polirresistencia.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Si hay resistencia a isoniazida y rifampicina al mismo tiempo será una multidrogorresistencia.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Y si a esto se suma resistencia a quinolonas o fármacos inyectables estaremos ante una cepa pre-extensamente drogorresistente. </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Finalmente, si además hay resistencia a aminoglicósidos o capreomicina se tratará de una extensamente drogorresistente.  </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Con esta información vemos entonces que la respuesta en este caso clínico es la D: pre-extensamente drogorresistente.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Escribe tu esp soñada en los comentarios y uno de nuestros asesores te explicara como en tan solo 90 días puedes estar listo para cualquier exámen de residencias con Paretomed.  </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pStyle w:val="Heading1"/>
        <w:rPr>
          <w:b w:val="1"/>
          <w:bCs w:val="1"/>
          <w:sz w:val="32"/>
          <w:szCs w:val="32"/>
        </w:rPr>
      </w:pPr>
      <w:bookmarkStart w:colFirst="0" w:colLast="0" w:name="_b4fpmolb1mka" w:id="6"/>
      <w:bookmarkEnd w:id="6"/>
      <w:r w:rsidDel="00000000" w:rsidR="00000000" w:rsidRPr="00000000">
        <w:rPr>
          <w:b w:val="1"/>
          <w:bCs w:val="1"/>
          <w:sz w:val="32"/>
          <w:szCs w:val="32"/>
          <w:rtl w:val="0"/>
        </w:rPr>
        <w:t xml:space="preserve">Feocromocitoma 10%</w:t>
      </w:r>
    </w:p>
    <w:p w:rsidR="00000000" w:rsidDel="00000000" w:rsidP="00000000" w:rsidRDefault="00000000" w:rsidRPr="00000000" w14:paraId="0000006D">
      <w:pPr>
        <w:jc w:val="both"/>
        <w:rPr>
          <w:u w:val="single"/>
        </w:rPr>
      </w:pPr>
      <w:r w:rsidDel="00000000" w:rsidR="00000000" w:rsidRPr="00000000">
        <w:rPr>
          <w:u w:val="single"/>
          <w:rtl w:val="0"/>
        </w:rPr>
        <w:t xml:space="preserve">(Teleprompter)</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¿FEOCROMOCITOMA? Este es un DATO CLAVE para tus exámenes de residencia.</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La próxima vez que te encuentres con una pregunta acerca de las características y presentación del feocromocitoma, ten presente la regla del 10% que dice que:</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El 10% son extraadrenales.</w:t>
      </w:r>
    </w:p>
    <w:p w:rsidR="00000000" w:rsidDel="00000000" w:rsidP="00000000" w:rsidRDefault="00000000" w:rsidRPr="00000000" w14:paraId="00000074">
      <w:pPr>
        <w:jc w:val="both"/>
        <w:rPr/>
      </w:pPr>
      <w:r w:rsidDel="00000000" w:rsidR="00000000" w:rsidRPr="00000000">
        <w:rPr>
          <w:rtl w:val="0"/>
        </w:rPr>
        <w:t xml:space="preserve">El 10% son bilaterales.</w:t>
      </w:r>
    </w:p>
    <w:p w:rsidR="00000000" w:rsidDel="00000000" w:rsidP="00000000" w:rsidRDefault="00000000" w:rsidRPr="00000000" w14:paraId="00000075">
      <w:pPr>
        <w:jc w:val="both"/>
        <w:rPr/>
      </w:pPr>
      <w:r w:rsidDel="00000000" w:rsidR="00000000" w:rsidRPr="00000000">
        <w:rPr>
          <w:rtl w:val="0"/>
        </w:rPr>
        <w:t xml:space="preserve">El 10% son extraabdominales.</w:t>
      </w:r>
    </w:p>
    <w:p w:rsidR="00000000" w:rsidDel="00000000" w:rsidP="00000000" w:rsidRDefault="00000000" w:rsidRPr="00000000" w14:paraId="00000076">
      <w:pPr>
        <w:jc w:val="both"/>
        <w:rPr/>
      </w:pPr>
      <w:r w:rsidDel="00000000" w:rsidR="00000000" w:rsidRPr="00000000">
        <w:rPr>
          <w:rtl w:val="0"/>
        </w:rPr>
        <w:t xml:space="preserve">El 10% son malignos.</w:t>
      </w:r>
    </w:p>
    <w:p w:rsidR="00000000" w:rsidDel="00000000" w:rsidP="00000000" w:rsidRDefault="00000000" w:rsidRPr="00000000" w14:paraId="00000077">
      <w:pPr>
        <w:jc w:val="both"/>
        <w:rPr/>
      </w:pPr>
      <w:r w:rsidDel="00000000" w:rsidR="00000000" w:rsidRPr="00000000">
        <w:rPr>
          <w:rtl w:val="0"/>
        </w:rPr>
        <w:t xml:space="preserve">El 10% ocurren en niños.</w:t>
      </w:r>
    </w:p>
    <w:p w:rsidR="00000000" w:rsidDel="00000000" w:rsidP="00000000" w:rsidRDefault="00000000" w:rsidRPr="00000000" w14:paraId="00000078">
      <w:pPr>
        <w:jc w:val="both"/>
        <w:rPr/>
      </w:pPr>
      <w:r w:rsidDel="00000000" w:rsidR="00000000" w:rsidRPr="00000000">
        <w:rPr>
          <w:rtl w:val="0"/>
        </w:rPr>
        <w:t xml:space="preserve">El 10% son hereditarios.</w:t>
      </w:r>
    </w:p>
    <w:p w:rsidR="00000000" w:rsidDel="00000000" w:rsidP="00000000" w:rsidRDefault="00000000" w:rsidRPr="00000000" w14:paraId="00000079">
      <w:pPr>
        <w:jc w:val="both"/>
        <w:rPr/>
      </w:pPr>
      <w:r w:rsidDel="00000000" w:rsidR="00000000" w:rsidRPr="00000000">
        <w:rPr>
          <w:rtl w:val="0"/>
        </w:rPr>
        <w:t xml:space="preserve">El 10% recurren después de la cirugía.</w:t>
      </w:r>
    </w:p>
    <w:p w:rsidR="00000000" w:rsidDel="00000000" w:rsidP="00000000" w:rsidRDefault="00000000" w:rsidRPr="00000000" w14:paraId="0000007A">
      <w:pPr>
        <w:jc w:val="both"/>
        <w:rPr/>
      </w:pPr>
      <w:r w:rsidDel="00000000" w:rsidR="00000000" w:rsidRPr="00000000">
        <w:rPr>
          <w:rtl w:val="0"/>
        </w:rPr>
        <w:t xml:space="preserve">Y finalmente, en el 10% de los casos puede no haber hipertensión. </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Escribe en los comentarios tu especialidad soñada y te daremos acceso a más contenido práctico como este.</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u w:val="single"/>
        </w:rPr>
      </w:pPr>
      <w:r w:rsidDel="00000000" w:rsidR="00000000" w:rsidRPr="00000000">
        <w:rPr>
          <w:u w:val="single"/>
          <w:rtl w:val="0"/>
        </w:rPr>
        <w:t xml:space="preserve">Copy de la publicación:</w:t>
      </w:r>
    </w:p>
    <w:p w:rsidR="00000000" w:rsidDel="00000000" w:rsidP="00000000" w:rsidRDefault="00000000" w:rsidRPr="00000000" w14:paraId="0000007F">
      <w:pPr>
        <w:jc w:val="both"/>
        <w:rPr>
          <w:u w:val="single"/>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Ten presente este DATO CLAVE para tus exámenes de residencia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sz w:val="24"/>
          <w:szCs w:val="24"/>
          <w:rtl w:val="0"/>
        </w:rPr>
        <w:t xml:space="preserve">☝🏻😉</w:t>
      </w:r>
      <w:hyperlink r:id="rId67">
        <w:r w:rsidDel="00000000" w:rsidR="00000000" w:rsidRPr="00000000">
          <w:rPr>
            <w:sz w:val="24"/>
            <w:szCs w:val="24"/>
            <w:rtl w:val="0"/>
          </w:rPr>
          <w:t xml:space="preserve"> </w:t>
        </w:r>
      </w:hyperlink>
      <w:hyperlink r:id="rId68">
        <w:r w:rsidDel="00000000" w:rsidR="00000000" w:rsidRPr="00000000">
          <w:rPr>
            <w:color w:val="1155cc"/>
            <w:sz w:val="24"/>
            <w:szCs w:val="24"/>
            <w:rtl w:val="0"/>
          </w:rPr>
          <w:t xml:space="preserve">#Residencias</w:t>
        </w:r>
      </w:hyperlink>
      <w:hyperlink r:id="rId69">
        <w:r w:rsidDel="00000000" w:rsidR="00000000" w:rsidRPr="00000000">
          <w:rPr>
            <w:sz w:val="24"/>
            <w:szCs w:val="24"/>
            <w:rtl w:val="0"/>
          </w:rPr>
          <w:t xml:space="preserve"> </w:t>
        </w:r>
      </w:hyperlink>
      <w:hyperlink r:id="rId70">
        <w:r w:rsidDel="00000000" w:rsidR="00000000" w:rsidRPr="00000000">
          <w:rPr>
            <w:color w:val="1155cc"/>
            <w:sz w:val="24"/>
            <w:szCs w:val="24"/>
            <w:rtl w:val="0"/>
          </w:rPr>
          <w:t xml:space="preserve">#EspecializaciónMédica</w:t>
        </w:r>
      </w:hyperlink>
      <w:hyperlink r:id="rId71">
        <w:r w:rsidDel="00000000" w:rsidR="00000000" w:rsidRPr="00000000">
          <w:rPr>
            <w:sz w:val="24"/>
            <w:szCs w:val="24"/>
            <w:rtl w:val="0"/>
          </w:rPr>
          <w:t xml:space="preserve"> </w:t>
        </w:r>
      </w:hyperlink>
      <w:hyperlink r:id="rId72">
        <w:r w:rsidDel="00000000" w:rsidR="00000000" w:rsidRPr="00000000">
          <w:rPr>
            <w:color w:val="1155cc"/>
            <w:sz w:val="24"/>
            <w:szCs w:val="24"/>
            <w:rtl w:val="0"/>
          </w:rPr>
          <w:t xml:space="preserve">#medicina</w:t>
        </w:r>
      </w:hyperlink>
      <w:hyperlink r:id="rId73">
        <w:r w:rsidDel="00000000" w:rsidR="00000000" w:rsidRPr="00000000">
          <w:rPr>
            <w:sz w:val="24"/>
            <w:szCs w:val="24"/>
            <w:rtl w:val="0"/>
          </w:rPr>
          <w:t xml:space="preserve"> </w:t>
        </w:r>
      </w:hyperlink>
      <w:hyperlink r:id="rId74">
        <w:r w:rsidDel="00000000" w:rsidR="00000000" w:rsidRPr="00000000">
          <w:rPr>
            <w:color w:val="1155cc"/>
            <w:sz w:val="24"/>
            <w:szCs w:val="24"/>
            <w:rtl w:val="0"/>
          </w:rPr>
          <w:t xml:space="preserve">#médico</w:t>
        </w:r>
      </w:hyperlink>
      <w:r w:rsidDel="00000000" w:rsidR="00000000" w:rsidRPr="00000000">
        <w:rPr>
          <w:rtl w:val="0"/>
        </w:rPr>
        <w:t xml:space="preserve"> </w:t>
      </w:r>
      <w:hyperlink r:id="rId75">
        <w:r w:rsidDel="00000000" w:rsidR="00000000" w:rsidRPr="00000000">
          <w:rPr>
            <w:color w:val="1155cc"/>
            <w:sz w:val="24"/>
            <w:szCs w:val="24"/>
            <w:rtl w:val="0"/>
          </w:rPr>
          <w:t xml:space="preserve">#CasosClínicos</w:t>
        </w:r>
      </w:hyperlink>
      <w:hyperlink r:id="rId76">
        <w:r w:rsidDel="00000000" w:rsidR="00000000" w:rsidRPr="00000000">
          <w:rPr>
            <w:sz w:val="24"/>
            <w:szCs w:val="24"/>
            <w:rtl w:val="0"/>
          </w:rPr>
          <w:t xml:space="preserve"> </w:t>
        </w:r>
      </w:hyperlink>
      <w:hyperlink r:id="rId77">
        <w:r w:rsidDel="00000000" w:rsidR="00000000" w:rsidRPr="00000000">
          <w:rPr>
            <w:color w:val="1155cc"/>
            <w:sz w:val="24"/>
            <w:szCs w:val="24"/>
            <w:rtl w:val="0"/>
          </w:rPr>
          <w:t xml:space="preserve">#EspecialidadMedica</w:t>
        </w:r>
      </w:hyperlink>
      <w:r w:rsidDel="00000000" w:rsidR="00000000" w:rsidRPr="00000000">
        <w:rPr>
          <w:rtl w:val="0"/>
        </w:rPr>
        <w:t xml:space="preserve"> </w:t>
      </w:r>
      <w:hyperlink r:id="rId78">
        <w:r w:rsidDel="00000000" w:rsidR="00000000" w:rsidRPr="00000000">
          <w:rPr>
            <w:color w:val="1155cc"/>
            <w:sz w:val="24"/>
            <w:szCs w:val="24"/>
            <w:rtl w:val="0"/>
          </w:rPr>
          <w:t xml:space="preserve">#especialidad</w:t>
        </w:r>
      </w:hyperlink>
      <w:hyperlink r:id="rId79">
        <w:r w:rsidDel="00000000" w:rsidR="00000000" w:rsidRPr="00000000">
          <w:rPr>
            <w:sz w:val="24"/>
            <w:szCs w:val="24"/>
            <w:rtl w:val="0"/>
          </w:rPr>
          <w:t xml:space="preserve"> </w:t>
        </w:r>
      </w:hyperlink>
      <w:hyperlink r:id="rId80">
        <w:r w:rsidDel="00000000" w:rsidR="00000000" w:rsidRPr="00000000">
          <w:rPr>
            <w:color w:val="1155cc"/>
            <w:sz w:val="24"/>
            <w:szCs w:val="24"/>
            <w:rtl w:val="0"/>
          </w:rPr>
          <w:t xml:space="preserve">#salud</w:t>
        </w:r>
      </w:hyperlink>
      <w:r w:rsidDel="00000000" w:rsidR="00000000" w:rsidRPr="00000000">
        <w:rPr>
          <w:rtl w:val="0"/>
        </w:rPr>
        <w:t xml:space="preserve"> </w:t>
      </w:r>
      <w:hyperlink r:id="rId81">
        <w:r w:rsidDel="00000000" w:rsidR="00000000" w:rsidRPr="00000000">
          <w:rPr>
            <w:color w:val="1155cc"/>
            <w:sz w:val="24"/>
            <w:szCs w:val="24"/>
            <w:rtl w:val="0"/>
          </w:rPr>
          <w:t xml:space="preserve">#Residente</w:t>
        </w:r>
      </w:hyperlink>
      <w:hyperlink r:id="rId82">
        <w:r w:rsidDel="00000000" w:rsidR="00000000" w:rsidRPr="00000000">
          <w:rPr>
            <w:sz w:val="24"/>
            <w:szCs w:val="24"/>
            <w:rtl w:val="0"/>
          </w:rPr>
          <w:t xml:space="preserve"> </w:t>
        </w:r>
      </w:hyperlink>
      <w:hyperlink r:id="rId83">
        <w:r w:rsidDel="00000000" w:rsidR="00000000" w:rsidRPr="00000000">
          <w:rPr>
            <w:color w:val="1155cc"/>
            <w:sz w:val="24"/>
            <w:szCs w:val="24"/>
            <w:rtl w:val="0"/>
          </w:rPr>
          <w:t xml:space="preserve">#nefrologia</w:t>
        </w:r>
      </w:hyperlink>
      <w:hyperlink r:id="rId84">
        <w:r w:rsidDel="00000000" w:rsidR="00000000" w:rsidRPr="00000000">
          <w:rPr>
            <w:sz w:val="24"/>
            <w:szCs w:val="24"/>
            <w:rtl w:val="0"/>
          </w:rPr>
          <w:t xml:space="preserve"> </w:t>
        </w:r>
      </w:hyperlink>
      <w:hyperlink r:id="rId85">
        <w:r w:rsidDel="00000000" w:rsidR="00000000" w:rsidRPr="00000000">
          <w:rPr>
            <w:color w:val="1155cc"/>
            <w:sz w:val="24"/>
            <w:szCs w:val="24"/>
            <w:rtl w:val="0"/>
          </w:rPr>
          <w:t xml:space="preserve">#otorrinolaringologia</w:t>
        </w:r>
      </w:hyperlink>
      <w:hyperlink r:id="rId86">
        <w:r w:rsidDel="00000000" w:rsidR="00000000" w:rsidRPr="00000000">
          <w:rPr>
            <w:sz w:val="24"/>
            <w:szCs w:val="24"/>
            <w:rtl w:val="0"/>
          </w:rPr>
          <w:t xml:space="preserve"> </w:t>
        </w:r>
      </w:hyperlink>
      <w:hyperlink r:id="rId87">
        <w:r w:rsidDel="00000000" w:rsidR="00000000" w:rsidRPr="00000000">
          <w:rPr>
            <w:color w:val="1155cc"/>
            <w:sz w:val="24"/>
            <w:szCs w:val="24"/>
            <w:rtl w:val="0"/>
          </w:rPr>
          <w:t xml:space="preserve">#neurologia</w:t>
        </w:r>
      </w:hyperlink>
      <w:hyperlink r:id="rId88">
        <w:r w:rsidDel="00000000" w:rsidR="00000000" w:rsidRPr="00000000">
          <w:rPr>
            <w:sz w:val="24"/>
            <w:szCs w:val="24"/>
            <w:rtl w:val="0"/>
          </w:rPr>
          <w:t xml:space="preserve"> </w:t>
        </w:r>
      </w:hyperlink>
      <w:hyperlink r:id="rId89">
        <w:r w:rsidDel="00000000" w:rsidR="00000000" w:rsidRPr="00000000">
          <w:rPr>
            <w:color w:val="1155cc"/>
            <w:sz w:val="24"/>
            <w:szCs w:val="24"/>
            <w:rtl w:val="0"/>
          </w:rPr>
          <w:t xml:space="preserve">#endocrinologia</w:t>
        </w:r>
      </w:hyperlink>
      <w:hyperlink r:id="rId90">
        <w:r w:rsidDel="00000000" w:rsidR="00000000" w:rsidRPr="00000000">
          <w:rPr>
            <w:sz w:val="24"/>
            <w:szCs w:val="24"/>
            <w:rtl w:val="0"/>
          </w:rPr>
          <w:t xml:space="preserve"> </w:t>
        </w:r>
      </w:hyperlink>
      <w:hyperlink r:id="rId91">
        <w:r w:rsidDel="00000000" w:rsidR="00000000" w:rsidRPr="00000000">
          <w:rPr>
            <w:color w:val="1155cc"/>
            <w:sz w:val="24"/>
            <w:szCs w:val="24"/>
            <w:rtl w:val="0"/>
          </w:rPr>
          <w:t xml:space="preserve">#infectología</w:t>
        </w:r>
      </w:hyperlink>
      <w:hyperlink r:id="rId92">
        <w:r w:rsidDel="00000000" w:rsidR="00000000" w:rsidRPr="00000000">
          <w:rPr>
            <w:sz w:val="24"/>
            <w:szCs w:val="24"/>
            <w:rtl w:val="0"/>
          </w:rPr>
          <w:t xml:space="preserve"> </w:t>
        </w:r>
      </w:hyperlink>
      <w:hyperlink r:id="rId93">
        <w:r w:rsidDel="00000000" w:rsidR="00000000" w:rsidRPr="00000000">
          <w:rPr>
            <w:color w:val="1155cc"/>
            <w:sz w:val="24"/>
            <w:szCs w:val="24"/>
            <w:rtl w:val="0"/>
          </w:rPr>
          <w:t xml:space="preserve">#Endocrinología</w:t>
        </w:r>
      </w:hyperlink>
      <w:hyperlink r:id="rId94">
        <w:r w:rsidDel="00000000" w:rsidR="00000000" w:rsidRPr="00000000">
          <w:rPr>
            <w:sz w:val="24"/>
            <w:szCs w:val="24"/>
            <w:rtl w:val="0"/>
          </w:rPr>
          <w:t xml:space="preserve"> </w:t>
        </w:r>
      </w:hyperlink>
      <w:hyperlink r:id="rId95">
        <w:r w:rsidDel="00000000" w:rsidR="00000000" w:rsidRPr="00000000">
          <w:rPr>
            <w:color w:val="1155cc"/>
            <w:sz w:val="24"/>
            <w:szCs w:val="24"/>
            <w:rtl w:val="0"/>
          </w:rPr>
          <w:t xml:space="preserve">#nefrología</w:t>
        </w:r>
      </w:hyperlink>
      <w:r w:rsidDel="00000000" w:rsidR="00000000" w:rsidRPr="00000000">
        <w:rPr>
          <w:rtl w:val="0"/>
        </w:rPr>
      </w:r>
    </w:p>
    <w:p w:rsidR="00000000" w:rsidDel="00000000" w:rsidP="00000000" w:rsidRDefault="00000000" w:rsidRPr="00000000" w14:paraId="00000083">
      <w:pPr>
        <w:pStyle w:val="Heading1"/>
        <w:rPr/>
      </w:pPr>
      <w:bookmarkStart w:colFirst="0" w:colLast="0" w:name="_2tmz28hqdr9p" w:id="7"/>
      <w:bookmarkEnd w:id="7"/>
      <w:r w:rsidDel="00000000" w:rsidR="00000000" w:rsidRPr="00000000">
        <w:rPr>
          <w:b w:val="1"/>
          <w:bCs w:val="1"/>
          <w:sz w:val="32"/>
          <w:szCs w:val="32"/>
          <w:rtl w:val="0"/>
        </w:rPr>
        <w:t xml:space="preserve">Comercial 3 - 2 versión</w:t>
      </w: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En medicina si quieres pasar el examen de residencia esto es lo que NINGÚN curso y mucho menos los GURÚS que ni siquiera son médicos te quieren decir. </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highlight w:val="yellow"/>
        </w:rPr>
      </w:pPr>
      <w:r w:rsidDel="00000000" w:rsidR="00000000" w:rsidRPr="00000000">
        <w:rPr>
          <w:highlight w:val="yellow"/>
          <w:rtl w:val="0"/>
        </w:rPr>
        <w:t xml:space="preserve">Y es que un buen método de estudio acompañado de un excelente material base</w:t>
      </w:r>
      <w:r w:rsidDel="00000000" w:rsidR="00000000" w:rsidRPr="00000000">
        <w:rPr>
          <w:rtl w:val="0"/>
        </w:rPr>
        <w:t xml:space="preserve"> es la mejor combinación para lograr tus objetivos, por eso el método de estudio del programa Paretomed utiliza dos técnicas basadas en la evidencia: </w:t>
      </w:r>
      <w:r w:rsidDel="00000000" w:rsidR="00000000" w:rsidRPr="00000000">
        <w:rPr>
          <w:highlight w:val="yellow"/>
          <w:rtl w:val="0"/>
        </w:rPr>
        <w:t xml:space="preserve">el ACTIVE RECALL y la REPETICIÓN espaciada,</w:t>
      </w:r>
      <w:r w:rsidDel="00000000" w:rsidR="00000000" w:rsidRPr="00000000">
        <w:rPr>
          <w:rtl w:val="0"/>
        </w:rPr>
        <w:t xml:space="preserve"> esto hace que puedas identificar tus puntos débiles y fortalecerlos antes de llegar al examen de residencia para que no te pase el </w:t>
      </w:r>
      <w:r w:rsidDel="00000000" w:rsidR="00000000" w:rsidRPr="00000000">
        <w:rPr>
          <w:highlight w:val="yellow"/>
          <w:rtl w:val="0"/>
        </w:rPr>
        <w:t xml:space="preserve">“me lo estudié pero no me acuerdo”.</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Esto sumado a nuestro diseño basado en la INFORMACIÓN EFICIENTE, es decir, enfocarse en LOS TEMAS QUE SIEMPRE SALEN en los EXÁMENES de residencia permite que en </w:t>
      </w:r>
      <w:r w:rsidDel="00000000" w:rsidR="00000000" w:rsidRPr="00000000">
        <w:rPr>
          <w:highlight w:val="yellow"/>
          <w:rtl w:val="0"/>
        </w:rPr>
        <w:t xml:space="preserve">90 DÍAS estudiando 1 HORA DIARIA</w:t>
      </w:r>
      <w:r w:rsidDel="00000000" w:rsidR="00000000" w:rsidRPr="00000000">
        <w:rPr>
          <w:rtl w:val="0"/>
        </w:rPr>
        <w:t xml:space="preserve"> estés LISTO para presentarte y pasar en cualquier universidad.</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Escribe tu especialidad soñada en los comentarios para agendar una videollamada y te ayudaremos a prepararte desde hoy. </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b w:val="1"/>
          <w:bCs w:val="1"/>
          <w:sz w:val="32"/>
          <w:szCs w:val="32"/>
        </w:rPr>
      </w:pPr>
      <w:bookmarkStart w:colFirst="0" w:colLast="0" w:name="_kzmuyrgqua10" w:id="8"/>
      <w:bookmarkEnd w:id="8"/>
      <w:r w:rsidDel="00000000" w:rsidR="00000000" w:rsidRPr="00000000">
        <w:rPr>
          <w:b w:val="1"/>
          <w:bCs w:val="1"/>
          <w:sz w:val="32"/>
          <w:szCs w:val="32"/>
          <w:rtl w:val="0"/>
        </w:rPr>
        <w:t xml:space="preserve">Hitos del neurodesarrollo</w:t>
      </w:r>
    </w:p>
    <w:p w:rsidR="00000000" w:rsidDel="00000000" w:rsidP="00000000" w:rsidRDefault="00000000" w:rsidRPr="00000000" w14:paraId="0000008F">
      <w:pPr>
        <w:rPr>
          <w:b w:val="1"/>
          <w:bCs w:val="1"/>
          <w:sz w:val="32"/>
          <w:szCs w:val="32"/>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Pregunta de Pediatría que nunca falta en un exámen de residencias </w:t>
      </w:r>
    </w:p>
    <w:p w:rsidR="00000000" w:rsidDel="00000000" w:rsidP="00000000" w:rsidRDefault="00000000" w:rsidRPr="00000000" w14:paraId="00000092">
      <w:pPr>
        <w:rPr/>
      </w:pPr>
      <w:r w:rsidDel="00000000" w:rsidR="00000000" w:rsidRPr="00000000">
        <w:rPr>
          <w:rtl w:val="0"/>
        </w:rPr>
        <w:t xml:space="preserve">TEORIA DE ARNOLD GESELLS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EDAD/HITO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GRUESA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COGNITIVO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Sostén cefálico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Manos abiertas ½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Voltea hacia la voz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Sonrisa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Preferencia por cuidador familiar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Rueda prono a supino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Agarra objetos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Emite chillidos y se ríe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 el rostro de los padres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Exploración sensorial de objetos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Sienta en trípode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 objetos de 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Balbucea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Expresa emociones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ansiedad con extraños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Sienta sin apoyo y gateo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Pinza inferior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Mamá, Papá, adiós con la 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Ansiedad de separación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Permanencia de objetos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Primeros pasos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Pinza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Responde al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Señala objetos que quiere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Reconoce función de objetos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Camina sin apoyo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 cuchara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 4-5 palabras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Atención compartida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 objetos escondidos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Agarra lápiz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10-25 palabras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Juego en paralelo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Juego simbólico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Salta en 2 piernas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Lateralidad establecida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frases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 límites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Nuevas formas de resolver problemas</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622khkurfabv" w:id="9"/>
      <w:bookmarkEnd w:id="9"/>
      <w:r w:rsidDel="00000000" w:rsidR="00000000" w:rsidRPr="00000000">
        <w:rPr>
          <w:b w:val="1"/>
          <w:bCs w:val="1"/>
          <w:sz w:val="32"/>
          <w:szCs w:val="32"/>
          <w:rtl w:val="0"/>
        </w:rPr>
        <w:t xml:space="preserve">Comercial 4</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En medicina ESTO es lo que debes hacer si NO QUIERES pasar el examen de residencia: </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numPr>
          <w:ilvl w:val="0"/>
          <w:numId w:val="7"/>
        </w:numPr>
        <w:ind w:left="720" w:hanging="360"/>
        <w:jc w:val="both"/>
        <w:rPr>
          <w:u w:val="none"/>
        </w:rPr>
      </w:pPr>
      <w:r w:rsidDel="00000000" w:rsidR="00000000" w:rsidRPr="00000000">
        <w:rPr>
          <w:highlight w:val="yellow"/>
          <w:rtl w:val="0"/>
        </w:rPr>
        <w:t xml:space="preserve">Estudia TODO lo que PUEDAS de las enfermedades MÁS RARAS</w:t>
      </w:r>
      <w:r w:rsidDel="00000000" w:rsidR="00000000" w:rsidRPr="00000000">
        <w:rPr>
          <w:rtl w:val="0"/>
        </w:rPr>
        <w:t xml:space="preserve"> posibles, que de seguro te preguntan alguna de esas que solo dan en el África.</w:t>
      </w:r>
    </w:p>
    <w:p w:rsidR="00000000" w:rsidDel="00000000" w:rsidP="00000000" w:rsidRDefault="00000000" w:rsidRPr="00000000" w14:paraId="000000D3">
      <w:pPr>
        <w:numPr>
          <w:ilvl w:val="0"/>
          <w:numId w:val="7"/>
        </w:numPr>
        <w:ind w:left="720" w:hanging="360"/>
        <w:jc w:val="both"/>
        <w:rPr>
          <w:u w:val="none"/>
        </w:rPr>
      </w:pPr>
      <w:r w:rsidDel="00000000" w:rsidR="00000000" w:rsidRPr="00000000">
        <w:rPr>
          <w:highlight w:val="yellow"/>
          <w:rtl w:val="0"/>
        </w:rPr>
        <w:t xml:space="preserve">Pagarle a los GURÚS que EN SU VIDA han estudiado algo de medicina</w:t>
      </w:r>
      <w:r w:rsidDel="00000000" w:rsidR="00000000" w:rsidRPr="00000000">
        <w:rPr>
          <w:rtl w:val="0"/>
        </w:rPr>
        <w:t xml:space="preserve">, quizás ellos tengan la clave a pesar de que nunca han atendido un paciente.  </w:t>
      </w:r>
    </w:p>
    <w:p w:rsidR="00000000" w:rsidDel="00000000" w:rsidP="00000000" w:rsidRDefault="00000000" w:rsidRPr="00000000" w14:paraId="000000D4">
      <w:pPr>
        <w:numPr>
          <w:ilvl w:val="0"/>
          <w:numId w:val="7"/>
        </w:numPr>
        <w:ind w:left="720" w:hanging="360"/>
        <w:jc w:val="both"/>
        <w:rPr>
          <w:u w:val="none"/>
        </w:rPr>
      </w:pPr>
      <w:r w:rsidDel="00000000" w:rsidR="00000000" w:rsidRPr="00000000">
        <w:rPr>
          <w:highlight w:val="yellow"/>
          <w:rtl w:val="0"/>
        </w:rPr>
        <w:t xml:space="preserve">Repasa TODOS LOS APUNTES del pregrado</w:t>
      </w:r>
      <w:r w:rsidDel="00000000" w:rsidR="00000000" w:rsidRPr="00000000">
        <w:rPr>
          <w:rtl w:val="0"/>
        </w:rPr>
        <w:t xml:space="preserve">, imposible que no te pregunten las capas del neuroectodermo a ti que quieres ser cirujano plástico.</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highlight w:val="yellow"/>
        </w:rPr>
      </w:pPr>
      <w:r w:rsidDel="00000000" w:rsidR="00000000" w:rsidRPr="00000000">
        <w:rPr>
          <w:rtl w:val="0"/>
        </w:rPr>
        <w:t xml:space="preserve">Y por último pagar la inscripción para una universidad sin prepararte; </w:t>
      </w:r>
      <w:r w:rsidDel="00000000" w:rsidR="00000000" w:rsidRPr="00000000">
        <w:rPr>
          <w:highlight w:val="yellow"/>
          <w:rtl w:val="0"/>
        </w:rPr>
        <w:t xml:space="preserve">lo importante es conocer el examen.</w:t>
      </w:r>
    </w:p>
    <w:p w:rsidR="00000000" w:rsidDel="00000000" w:rsidP="00000000" w:rsidRDefault="00000000" w:rsidRPr="00000000" w14:paraId="000000D7">
      <w:pPr>
        <w:jc w:val="both"/>
        <w:rPr>
          <w:highlight w:val="yellow"/>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Pero si quieres que te expliquemos como en </w:t>
      </w:r>
      <w:r w:rsidDel="00000000" w:rsidR="00000000" w:rsidRPr="00000000">
        <w:rPr>
          <w:highlight w:val="yellow"/>
          <w:rtl w:val="0"/>
        </w:rPr>
        <w:t xml:space="preserve">90 días puedes estar listo para cualquier examen de residencia</w:t>
      </w:r>
      <w:r w:rsidDel="00000000" w:rsidR="00000000" w:rsidRPr="00000000">
        <w:rPr>
          <w:rtl w:val="0"/>
        </w:rPr>
        <w:t xml:space="preserve">, escribe tu especialidad soñada en los comentarios y agendaremos una llamada para prepararte desde HOY con PARETOMED.</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jc w:val="both"/>
        <w:rPr/>
      </w:pPr>
      <w:bookmarkStart w:colFirst="0" w:colLast="0" w:name="_pyd67toztdyw" w:id="10"/>
      <w:bookmarkEnd w:id="10"/>
      <w:r w:rsidDel="00000000" w:rsidR="00000000" w:rsidRPr="00000000">
        <w:rPr>
          <w:rtl w:val="0"/>
        </w:rPr>
        <w:t xml:space="preserve">CRITERIOS GRAVEDAD NEUMONÍA ADULTO</w:t>
      </w:r>
    </w:p>
    <w:p w:rsidR="00000000" w:rsidDel="00000000" w:rsidP="00000000" w:rsidRDefault="00000000" w:rsidRPr="00000000" w14:paraId="000000DC">
      <w:pPr>
        <w:pStyle w:val="Heading1"/>
        <w:jc w:val="both"/>
        <w:rPr/>
      </w:pPr>
      <w:bookmarkStart w:colFirst="0" w:colLast="0" w:name="_mmuha0v870z4" w:id="11"/>
      <w:bookmarkEnd w:id="11"/>
      <w:r w:rsidDel="00000000" w:rsidR="00000000" w:rsidRPr="00000000">
        <w:rPr>
          <w:rtl w:val="0"/>
        </w:rPr>
        <w:t xml:space="preserve">CRUP VS BRONQUIOLITIS VS NEUMONIA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ins w:author="Oscar Maldonado" w:id="1" w:date="2024-07-23T14:16:19Z">
        <w:r w:rsidDel="00000000" w:rsidR="00000000" w:rsidRPr="00000000">
          <w:rPr>
            <w:rtl w:val="0"/>
          </w:rPr>
          <w:t xml:space="preserve">Me parece práctico este reel, pero nuevamente, lo que decía antes: lo debe hacer pediatría o si quieres tú. Es más aceptable un médico general hablando de temas de pediatría que un internista. Aunque hay que trabajarlo. </w:t>
        </w:r>
      </w:ins>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Pregunta de pediatría que nunca falta en un exámen de residencia</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Un paciente con síntomas respiratorios y nos piden identificar si es CRUP BRONQUIOLITIS o NEUMONÍA</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Para responder está pregunta debemos entender como es el paciente clásico de cada patología</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Para hablar de BRONQUIOLITIS el paciente debe ser menor de 2 años y puede presentar tos sibilancias o dificultad respiratoria que usualmente inicia después de una infección de vías aéreas superiores, la etiología casi siempre es viral.</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En cambio en la neumonía el paciente no necesariamente será un lactante, de hecho es una patología usualmente con causa  bacteriana que puede presentarse en todas las edades, debes tenerlo presente al momento de evaluar si la frecuencia respiratoria está elevada o no y lo más característico además de la fiebre y la taquipnea  será una tos que suele ser productiva también puede presentarse dificultad respiratoria.</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Por último recuerda que el croup o laringotraqueitis se presenta más en los niños entre 6 meses y 3 años que refieren tos perruna o de  foca, estridor inspiratorio y disfonía, aquí también la etiología es casi siempre viral siendo el agente más común el virus de la parainfluenza</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ins w:author="Oscar Maldonado" w:id="2" w:date="2024-07-23T14:18:11Z"/>
        </w:rPr>
      </w:pPr>
      <w:ins w:author="Oscar Maldonado" w:id="2" w:date="2024-07-23T14:18:11Z">
        <w:r w:rsidDel="00000000" w:rsidR="00000000" w:rsidRPr="00000000">
          <w:rPr>
            <w:rtl w:val="0"/>
          </w:rPr>
          <w:t xml:space="preserve">Recomiendo reescribirlo para hacerlo más práctico en el sentido en como trabajamos siempre: EL RECONOCIMIENTO DE PATRONES. Por ejemplo, en todas las patologías hay tos y fiebre en mayor o menor medida, entonces repetir este síntoma al mencionar cada patología es redundar y confunde. </w:t>
        </w:r>
        <w:r w:rsidDel="00000000" w:rsidR="00000000" w:rsidRPr="00000000">
          <w:rPr>
            <w:rtl w:val="0"/>
            <w:rPrChange w:author="Oscar Maldonado" w:id="3" w:date="2024-07-23T14:18:11Z">
              <w:rPr/>
            </w:rPrChange>
          </w:rPr>
          <w:t xml:space="preserve">La idea es el reconocimiento de las patologías con base en lo característico, entonces sería algo como: “todas pueden cursar con tos, fiebre y taquipnea, pero las distingues por lo siguiente…”</w:t>
        </w:r>
        <w:r w:rsidDel="00000000" w:rsidR="00000000" w:rsidRPr="00000000">
          <w:rPr>
            <w:rtl w:val="0"/>
          </w:rPr>
          <w:br w:type="textWrapping"/>
          <w:br w:type="textWrapping"/>
          <w:t xml:space="preserve">*Bronquiolitis: lo característico es que el paciente es </w:t>
        </w:r>
        <w:r w:rsidDel="00000000" w:rsidR="00000000" w:rsidRPr="00000000">
          <w:rPr>
            <w:rtl w:val="0"/>
            <w:rPrChange w:author="Oscar Maldonado" w:id="3" w:date="2024-07-23T14:18:11Z">
              <w:rPr/>
            </w:rPrChange>
          </w:rPr>
          <w:t xml:space="preserve">MENOR DE DOS AÑOS</w:t>
        </w:r>
        <w:r w:rsidDel="00000000" w:rsidR="00000000" w:rsidRPr="00000000">
          <w:rPr>
            <w:rtl w:val="0"/>
          </w:rPr>
          <w:t xml:space="preserve"> y suele acompañarse de</w:t>
        </w:r>
        <w:r w:rsidDel="00000000" w:rsidR="00000000" w:rsidRPr="00000000">
          <w:rPr>
            <w:rtl w:val="0"/>
            <w:rPrChange w:author="Oscar Maldonado" w:id="3" w:date="2024-07-23T14:18:11Z">
              <w:rPr/>
            </w:rPrChange>
          </w:rPr>
          <w:t xml:space="preserve"> SIBILANCIAS</w:t>
        </w:r>
        <w:r w:rsidDel="00000000" w:rsidR="00000000" w:rsidRPr="00000000">
          <w:rPr>
            <w:rtl w:val="0"/>
          </w:rPr>
          <w:t xml:space="preserve">. </w:t>
        </w:r>
      </w:ins>
    </w:p>
    <w:p w:rsidR="00000000" w:rsidDel="00000000" w:rsidP="00000000" w:rsidRDefault="00000000" w:rsidRPr="00000000" w14:paraId="000000ED">
      <w:pPr>
        <w:jc w:val="both"/>
        <w:rPr>
          <w:ins w:author="Oscar Maldonado" w:id="2" w:date="2024-07-23T14:18:11Z"/>
        </w:rPr>
      </w:pPr>
      <w:ins w:author="Oscar Maldonado" w:id="2" w:date="2024-07-23T14:18:11Z">
        <w:r w:rsidDel="00000000" w:rsidR="00000000" w:rsidRPr="00000000">
          <w:rPr>
            <w:rtl w:val="0"/>
          </w:rPr>
        </w:r>
      </w:ins>
    </w:p>
    <w:p w:rsidR="00000000" w:rsidDel="00000000" w:rsidP="00000000" w:rsidRDefault="00000000" w:rsidRPr="00000000" w14:paraId="000000EE">
      <w:pPr>
        <w:jc w:val="both"/>
        <w:rPr>
          <w:ins w:author="Oscar Maldonado" w:id="2" w:date="2024-07-23T14:18:11Z"/>
        </w:rPr>
      </w:pPr>
      <w:ins w:author="Oscar Maldonado" w:id="2" w:date="2024-07-23T14:18:11Z">
        <w:r w:rsidDel="00000000" w:rsidR="00000000" w:rsidRPr="00000000">
          <w:rPr>
            <w:rtl w:val="0"/>
          </w:rPr>
          <w:t xml:space="preserve">*Neumonía: puede ocurrir en </w:t>
        </w:r>
        <w:r w:rsidDel="00000000" w:rsidR="00000000" w:rsidRPr="00000000">
          <w:rPr>
            <w:rtl w:val="0"/>
            <w:rPrChange w:author="Oscar Maldonado" w:id="3" w:date="2024-07-23T14:18:11Z">
              <w:rPr/>
            </w:rPrChange>
          </w:rPr>
          <w:t xml:space="preserve">CUALQUIER EDAD </w:t>
        </w:r>
        <w:r w:rsidDel="00000000" w:rsidR="00000000" w:rsidRPr="00000000">
          <w:rPr>
            <w:rtl w:val="0"/>
          </w:rPr>
          <w:t xml:space="preserve">y lo más característico es la </w:t>
        </w:r>
        <w:r w:rsidDel="00000000" w:rsidR="00000000" w:rsidRPr="00000000">
          <w:rPr>
            <w:rtl w:val="0"/>
            <w:rPrChange w:author="Oscar Maldonado" w:id="3" w:date="2024-07-23T14:18:11Z">
              <w:rPr/>
            </w:rPrChange>
          </w:rPr>
          <w:t xml:space="preserve">TOS PRODUCTIVA</w:t>
        </w:r>
        <w:r w:rsidDel="00000000" w:rsidR="00000000" w:rsidRPr="00000000">
          <w:rPr>
            <w:rtl w:val="0"/>
          </w:rPr>
          <w:t xml:space="preserve">.</w:t>
        </w:r>
      </w:ins>
    </w:p>
    <w:p w:rsidR="00000000" w:rsidDel="00000000" w:rsidP="00000000" w:rsidRDefault="00000000" w:rsidRPr="00000000" w14:paraId="000000EF">
      <w:pPr>
        <w:jc w:val="both"/>
        <w:rPr>
          <w:ins w:author="Oscar Maldonado" w:id="2" w:date="2024-07-23T14:18:11Z"/>
        </w:rPr>
      </w:pPr>
      <w:ins w:author="Oscar Maldonado" w:id="2" w:date="2024-07-23T14:18:11Z">
        <w:r w:rsidDel="00000000" w:rsidR="00000000" w:rsidRPr="00000000">
          <w:rPr>
            <w:rtl w:val="0"/>
          </w:rPr>
        </w:r>
      </w:ins>
    </w:p>
    <w:p w:rsidR="00000000" w:rsidDel="00000000" w:rsidP="00000000" w:rsidRDefault="00000000" w:rsidRPr="00000000" w14:paraId="000000F0">
      <w:pPr>
        <w:jc w:val="both"/>
        <w:rPr>
          <w:ins w:author="Oscar Maldonado" w:id="2" w:date="2024-07-23T14:18:11Z"/>
        </w:rPr>
      </w:pPr>
      <w:ins w:author="Oscar Maldonado" w:id="2" w:date="2024-07-23T14:18:11Z">
        <w:r w:rsidDel="00000000" w:rsidR="00000000" w:rsidRPr="00000000">
          <w:rPr>
            <w:rtl w:val="0"/>
          </w:rPr>
          <w:t xml:space="preserve">*Crup: principalmente entre </w:t>
        </w:r>
        <w:r w:rsidDel="00000000" w:rsidR="00000000" w:rsidRPr="00000000">
          <w:rPr>
            <w:rtl w:val="0"/>
            <w:rPrChange w:author="Oscar Maldonado" w:id="3" w:date="2024-07-23T14:18:11Z">
              <w:rPr/>
            </w:rPrChange>
          </w:rPr>
          <w:t xml:space="preserve">6 MESES Y 3 AÑOS, CON TOS PERRUNA, ESTRIDOR INSPIRATORIO Y DISFONÍA</w:t>
        </w:r>
        <w:r w:rsidDel="00000000" w:rsidR="00000000" w:rsidRPr="00000000">
          <w:rPr>
            <w:rtl w:val="0"/>
          </w:rPr>
          <w:t xml:space="preserve">. </w:t>
        </w:r>
      </w:ins>
    </w:p>
    <w:p w:rsidR="00000000" w:rsidDel="00000000" w:rsidP="00000000" w:rsidRDefault="00000000" w:rsidRPr="00000000" w14:paraId="000000F1">
      <w:pPr>
        <w:jc w:val="both"/>
        <w:rPr>
          <w:ins w:author="Oscar Maldonado" w:id="2" w:date="2024-07-23T14:18:11Z"/>
        </w:rPr>
      </w:pPr>
      <w:ins w:author="Oscar Maldonado" w:id="2" w:date="2024-07-23T14:18:11Z">
        <w:r w:rsidDel="00000000" w:rsidR="00000000" w:rsidRPr="00000000">
          <w:rPr>
            <w:rtl w:val="0"/>
          </w:rPr>
        </w:r>
      </w:ins>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ins w:author="Oscar Maldonado" w:id="4" w:date="2024-07-23T14:29:33Z"/>
        </w:rPr>
      </w:pPr>
      <w:r w:rsidDel="00000000" w:rsidR="00000000" w:rsidRPr="00000000">
        <w:rPr>
          <w:rtl w:val="0"/>
        </w:rPr>
        <w:t xml:space="preserve">Con está información responde la pregunta en los comentarios y te enviaremos las primeras clases de paretomed completamente gratis.</w:t>
      </w:r>
      <w:ins w:author="Oscar Maldonado" w:id="4" w:date="2024-07-23T14:29:33Z">
        <w:r w:rsidDel="00000000" w:rsidR="00000000" w:rsidRPr="00000000">
          <w:rPr>
            <w:rtl w:val="0"/>
          </w:rPr>
        </w:r>
      </w:ins>
    </w:p>
    <w:p w:rsidR="00000000" w:rsidDel="00000000" w:rsidP="00000000" w:rsidRDefault="00000000" w:rsidRPr="00000000" w14:paraId="000000F5">
      <w:pPr>
        <w:jc w:val="both"/>
        <w:rPr>
          <w:ins w:author="Oscar Maldonado" w:id="4" w:date="2024-07-23T14:29:33Z"/>
        </w:rPr>
      </w:pPr>
      <w:ins w:author="Oscar Maldonado" w:id="4" w:date="2024-07-23T14:29:33Z">
        <w:r w:rsidDel="00000000" w:rsidR="00000000" w:rsidRPr="00000000">
          <w:rPr>
            <w:rtl w:val="0"/>
          </w:rPr>
        </w:r>
      </w:ins>
    </w:p>
    <w:p w:rsidR="00000000" w:rsidDel="00000000" w:rsidP="00000000" w:rsidRDefault="00000000" w:rsidRPr="00000000" w14:paraId="000000F6">
      <w:pPr>
        <w:jc w:val="both"/>
        <w:rPr/>
      </w:pPr>
      <w:ins w:author="Oscar Maldonado" w:id="4" w:date="2024-07-23T14:29:33Z">
        <w:r w:rsidDel="00000000" w:rsidR="00000000" w:rsidRPr="00000000">
          <w:rPr>
            <w:rtl w:val="0"/>
          </w:rPr>
          <w:t xml:space="preserve">Falta la pregunta que va en el copy de la publicación.</w:t>
        </w:r>
      </w:ins>
      <w:r w:rsidDel="00000000" w:rsidR="00000000" w:rsidRPr="00000000">
        <w:rPr>
          <w:rtl w:val="0"/>
        </w:rPr>
      </w:r>
    </w:p>
    <w:p w:rsidR="00000000" w:rsidDel="00000000" w:rsidP="00000000" w:rsidRDefault="00000000" w:rsidRPr="00000000" w14:paraId="000000F7">
      <w:pPr>
        <w:pStyle w:val="Heading1"/>
        <w:jc w:val="both"/>
        <w:rPr/>
      </w:pPr>
      <w:bookmarkStart w:colFirst="0" w:colLast="0" w:name="_s68ddjs5geq3" w:id="12"/>
      <w:bookmarkEnd w:id="12"/>
      <w:r w:rsidDel="00000000" w:rsidR="00000000" w:rsidRPr="00000000">
        <w:rPr>
          <w:rtl w:val="0"/>
        </w:rPr>
        <w:t xml:space="preserve">TIPOS DE CÁNCER DE PULMÓN</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Pregunta NEUMOLOGÍA  que nunca falta en un exámen de residencia</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Un paciente con sospecha de CÁNCER PULMONAR y resultados de biopsia donde nos piden identificar que tipo de cáncer es.</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ins w:author="Oscar Maldonado" w:id="5" w:date="2024-07-23T14:50:39Z">
        <w:r w:rsidDel="00000000" w:rsidR="00000000" w:rsidRPr="00000000">
          <w:rPr>
            <w:rtl w:val="0"/>
          </w:rPr>
          <w:t xml:space="preserve">Me gusta este tema, pero podemos estructurarlo mejor. Nuevamente, la idea es que logren recordar datos puntuales orientados hacia el RECONOCIMIENTO de patrones, no simplemente memorizar o aprender de forma superficial. Entonces, podemos orientar este reel hacia el reconocimiento del tipo de cáncer de forma GLOBAL y no sólo con la biopsia. Además, podemos decir que es una pregunta de ONCOLOGÍA y no de neumología, como para añadir más variedad al repertorio de especialidades de los reels.</w:t>
        </w:r>
      </w:ins>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Para responder esta pregunta debes recordar que existen 4 tipos principales de cáncer pulmonar primario</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El adenocarcinoma que es el más frecuente de todos nace de las células ciliadas o mucosas tiene una correlación débil con el tabaquismo y suele ser de localización periférica</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El carcinoma escamoso es el segundo más frecuente y tiene una correlación fuerte con el tabaquismo, es de localización central y nace de las células escamosas, de todos es el que mejor sobrevida tiene a los 5 años.</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Luego tenemos al carcinoma de células grandes que nace en las células madre del parénquima pulmonar es uno de los más raros y también tiene correlación fuerte con el tabaquismo, suele tener localización periférica</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Por último  recuerda que el carcinoma de células pequeñas a pesar de ser raro es el que tiene peor sobrevida a los 5 años, tiene una correlación fuerte con el tabaquismo naciendo en las células neuroendocrinas</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ins w:author="Oscar Maldonado" w:id="6" w:date="2024-07-23T14:52:08Z"/>
        </w:rPr>
      </w:pPr>
      <w:ins w:author="Oscar Maldonado" w:id="6" w:date="2024-07-23T14:52:08Z">
        <w:r w:rsidDel="00000000" w:rsidR="00000000" w:rsidRPr="00000000">
          <w:rPr>
            <w:rtl w:val="0"/>
          </w:rPr>
          <w:t xml:space="preserve">Quedaría más o menos de la siguiente forma:</w:t>
        </w:r>
      </w:ins>
    </w:p>
    <w:p w:rsidR="00000000" w:rsidDel="00000000" w:rsidP="00000000" w:rsidRDefault="00000000" w:rsidRPr="00000000" w14:paraId="0000010A">
      <w:pPr>
        <w:jc w:val="both"/>
        <w:rPr>
          <w:ins w:author="Oscar Maldonado" w:id="6" w:date="2024-07-23T14:52:08Z"/>
        </w:rPr>
      </w:pPr>
      <w:ins w:author="Oscar Maldonado" w:id="6" w:date="2024-07-23T14:52:08Z">
        <w:r w:rsidDel="00000000" w:rsidR="00000000" w:rsidRPr="00000000">
          <w:rPr>
            <w:rtl w:val="0"/>
          </w:rPr>
        </w:r>
      </w:ins>
    </w:p>
    <w:p w:rsidR="00000000" w:rsidDel="00000000" w:rsidP="00000000" w:rsidRDefault="00000000" w:rsidRPr="00000000" w14:paraId="0000010B">
      <w:pPr>
        <w:spacing w:after="240" w:lineRule="auto"/>
        <w:jc w:val="both"/>
        <w:rPr>
          <w:ins w:author="Oscar Maldonado" w:id="6" w:date="2024-07-23T14:52:08Z"/>
          <w:rPrChange w:author="Oscar Maldonado" w:id="7" w:date="2024-07-23T14:52:08Z">
            <w:rPr/>
          </w:rPrChange>
        </w:rPr>
      </w:pPr>
      <w:ins w:author="Oscar Maldonado" w:id="6" w:date="2024-07-23T14:52:08Z">
        <w:r w:rsidDel="00000000" w:rsidR="00000000" w:rsidRPr="00000000">
          <w:rPr>
            <w:rtl w:val="0"/>
            <w:rPrChange w:author="Oscar Maldonado" w:id="7" w:date="2024-07-23T14:52:08Z">
              <w:rPr/>
            </w:rPrChange>
          </w:rPr>
          <w:t xml:space="preserve">Pregunta de oncología que nunca falta en un examen de residencias: las principales características de las distintas neoplasias pulmonares.</w:t>
        </w:r>
      </w:ins>
    </w:p>
    <w:p w:rsidR="00000000" w:rsidDel="00000000" w:rsidP="00000000" w:rsidRDefault="00000000" w:rsidRPr="00000000" w14:paraId="0000010C">
      <w:pPr>
        <w:spacing w:after="240" w:before="240" w:lineRule="auto"/>
        <w:jc w:val="both"/>
        <w:rPr>
          <w:ins w:author="Oscar Maldonado" w:id="6" w:date="2024-07-23T14:52:08Z"/>
          <w:rPrChange w:author="Oscar Maldonado" w:id="7" w:date="2024-07-23T14:52:08Z">
            <w:rPr/>
          </w:rPrChange>
        </w:rPr>
      </w:pPr>
      <w:ins w:author="Oscar Maldonado" w:id="6" w:date="2024-07-23T14:52:08Z">
        <w:r w:rsidDel="00000000" w:rsidR="00000000" w:rsidRPr="00000000">
          <w:rPr>
            <w:rtl w:val="0"/>
            <w:rPrChange w:author="Oscar Maldonado" w:id="7" w:date="2024-07-23T14:52:08Z">
              <w:rPr/>
            </w:rPrChange>
          </w:rPr>
          <w:t xml:space="preserve"> </w:t>
        </w:r>
      </w:ins>
    </w:p>
    <w:p w:rsidR="00000000" w:rsidDel="00000000" w:rsidP="00000000" w:rsidRDefault="00000000" w:rsidRPr="00000000" w14:paraId="0000010D">
      <w:pPr>
        <w:spacing w:after="240" w:before="240" w:lineRule="auto"/>
        <w:jc w:val="both"/>
        <w:rPr>
          <w:ins w:author="Oscar Maldonado" w:id="6" w:date="2024-07-23T14:52:08Z"/>
          <w:rPrChange w:author="Oscar Maldonado" w:id="7" w:date="2024-07-23T14:52:08Z">
            <w:rPr/>
          </w:rPrChange>
        </w:rPr>
      </w:pPr>
      <w:ins w:author="Oscar Maldonado" w:id="6" w:date="2024-07-23T14:52:08Z">
        <w:r w:rsidDel="00000000" w:rsidR="00000000" w:rsidRPr="00000000">
          <w:rPr>
            <w:rtl w:val="0"/>
            <w:rPrChange w:author="Oscar Maldonado" w:id="7" w:date="2024-07-23T14:52:08Z">
              <w:rPr/>
            </w:rPrChange>
          </w:rPr>
          <w:t xml:space="preserve">En una pregunta de examen, para identificar el tipo de cáncer de pulmón debemos tener en cuenta tres cosas: la localización, el tipo de célula y el factor de riesgo asociado.</w:t>
        </w:r>
      </w:ins>
    </w:p>
    <w:p w:rsidR="00000000" w:rsidDel="00000000" w:rsidP="00000000" w:rsidRDefault="00000000" w:rsidRPr="00000000" w14:paraId="0000010E">
      <w:pPr>
        <w:spacing w:after="240" w:before="240" w:lineRule="auto"/>
        <w:jc w:val="both"/>
        <w:rPr>
          <w:ins w:author="Oscar Maldonado" w:id="6" w:date="2024-07-23T14:52:08Z"/>
          <w:rPrChange w:author="Oscar Maldonado" w:id="7" w:date="2024-07-23T14:52:08Z">
            <w:rPr/>
          </w:rPrChange>
        </w:rPr>
      </w:pPr>
      <w:ins w:author="Oscar Maldonado" w:id="6" w:date="2024-07-23T14:52:08Z">
        <w:r w:rsidDel="00000000" w:rsidR="00000000" w:rsidRPr="00000000">
          <w:rPr>
            <w:rtl w:val="0"/>
            <w:rPrChange w:author="Oscar Maldonado" w:id="7" w:date="2024-07-23T14:52:08Z">
              <w:rPr/>
            </w:rPrChange>
          </w:rPr>
          <w:t xml:space="preserve"> </w:t>
        </w:r>
      </w:ins>
    </w:p>
    <w:p w:rsidR="00000000" w:rsidDel="00000000" w:rsidP="00000000" w:rsidRDefault="00000000" w:rsidRPr="00000000" w14:paraId="0000010F">
      <w:pPr>
        <w:spacing w:after="240" w:before="240" w:lineRule="auto"/>
        <w:jc w:val="both"/>
        <w:rPr>
          <w:ins w:author="Oscar Maldonado" w:id="6" w:date="2024-07-23T14:52:08Z"/>
          <w:rPrChange w:author="Oscar Maldonado" w:id="7" w:date="2024-07-23T14:52:08Z">
            <w:rPr/>
          </w:rPrChange>
        </w:rPr>
      </w:pPr>
      <w:ins w:author="Oscar Maldonado" w:id="6" w:date="2024-07-23T14:52:08Z">
        <w:r w:rsidDel="00000000" w:rsidR="00000000" w:rsidRPr="00000000">
          <w:rPr>
            <w:rtl w:val="0"/>
            <w:rPrChange w:author="Oscar Maldonado" w:id="7" w:date="2024-07-23T14:52:08Z">
              <w:rPr/>
            </w:rPrChange>
          </w:rPr>
          <w:t xml:space="preserve">Si nos dicen que el tumor es de localización central, probablemente sea un carcinoma escamoso o un carcinoma de células pequeñas. Hacemos la distinción porque en el escamoso la célula alterada es la célula escamosa, mientras que en el de células pequeñas es la célula neuroendocrina. Además, debido a que el de células pequeñas es el más agresivo de todos, también nos dirán que el paciente tiene metástasis cerebral o síndrome paraneoplásico de tipo endocrino como es el SIADH, el síndrome de Cushing, la hipercalcemia o síndrome carcinoide.</w:t>
        </w:r>
      </w:ins>
    </w:p>
    <w:p w:rsidR="00000000" w:rsidDel="00000000" w:rsidP="00000000" w:rsidRDefault="00000000" w:rsidRPr="00000000" w14:paraId="00000110">
      <w:pPr>
        <w:spacing w:after="240" w:before="240" w:lineRule="auto"/>
        <w:jc w:val="both"/>
        <w:rPr>
          <w:ins w:author="Oscar Maldonado" w:id="6" w:date="2024-07-23T14:52:08Z"/>
          <w:rPrChange w:author="Oscar Maldonado" w:id="7" w:date="2024-07-23T14:52:08Z">
            <w:rPr/>
          </w:rPrChange>
        </w:rPr>
      </w:pPr>
      <w:ins w:author="Oscar Maldonado" w:id="6" w:date="2024-07-23T14:52:08Z">
        <w:r w:rsidDel="00000000" w:rsidR="00000000" w:rsidRPr="00000000">
          <w:rPr>
            <w:rtl w:val="0"/>
            <w:rPrChange w:author="Oscar Maldonado" w:id="7" w:date="2024-07-23T14:52:08Z">
              <w:rPr/>
            </w:rPrChange>
          </w:rPr>
          <w:t xml:space="preserve"> </w:t>
        </w:r>
      </w:ins>
    </w:p>
    <w:p w:rsidR="00000000" w:rsidDel="00000000" w:rsidP="00000000" w:rsidRDefault="00000000" w:rsidRPr="00000000" w14:paraId="00000111">
      <w:pPr>
        <w:spacing w:after="240" w:before="240" w:lineRule="auto"/>
        <w:jc w:val="both"/>
        <w:rPr>
          <w:ins w:author="Oscar Maldonado" w:id="6" w:date="2024-07-23T14:52:08Z"/>
          <w:rPrChange w:author="Oscar Maldonado" w:id="7" w:date="2024-07-23T14:52:08Z">
            <w:rPr/>
          </w:rPrChange>
        </w:rPr>
      </w:pPr>
      <w:ins w:author="Oscar Maldonado" w:id="6" w:date="2024-07-23T14:52:08Z">
        <w:r w:rsidDel="00000000" w:rsidR="00000000" w:rsidRPr="00000000">
          <w:rPr>
            <w:rtl w:val="0"/>
            <w:rPrChange w:author="Oscar Maldonado" w:id="7" w:date="2024-07-23T14:52:08Z">
              <w:rPr/>
            </w:rPrChange>
          </w:rPr>
          <w:t xml:space="preserve">Si nos presentan un tumor de localización periférica, muy probablemente se trate de un adenocarcinoma o de un carcinoma de células grandes no diferenciado. Haremos la distinción porque en el de células grandes la célula alterada es la célula madre del parénquima pulmonar, mientras que en el adenocarcinoma es la célula ciliada, además, en el adenocarcinoma no estará presente el antecedente de tabaquismo ya que a diferencia de los demás que tienen una fuerte asociación con el tabaco, el adenocarcinoma es el más frecuente en quienes NO fuman.</w:t>
        </w:r>
        <w:r w:rsidDel="00000000" w:rsidR="00000000" w:rsidRPr="00000000">
          <w:rPr>
            <w:rtl w:val="0"/>
          </w:rPr>
        </w:r>
      </w:ins>
    </w:p>
    <w:p w:rsidR="00000000" w:rsidDel="00000000" w:rsidP="00000000" w:rsidRDefault="00000000" w:rsidRPr="00000000" w14:paraId="00000112">
      <w:pPr>
        <w:jc w:val="both"/>
        <w:rPr>
          <w:ins w:author="Oscar Maldonado" w:id="6" w:date="2024-07-23T14:52:08Z"/>
        </w:rPr>
      </w:pPr>
      <w:ins w:author="Oscar Maldonado" w:id="6" w:date="2024-07-23T14:52:08Z">
        <w:r w:rsidDel="00000000" w:rsidR="00000000" w:rsidRPr="00000000">
          <w:rPr>
            <w:rtl w:val="0"/>
          </w:rPr>
        </w:r>
      </w:ins>
    </w:p>
    <w:p w:rsidR="00000000" w:rsidDel="00000000" w:rsidP="00000000" w:rsidRDefault="00000000" w:rsidRPr="00000000" w14:paraId="00000113">
      <w:pPr>
        <w:jc w:val="both"/>
        <w:rPr>
          <w:ins w:author="Oscar Maldonado" w:id="6" w:date="2024-07-23T14:52:08Z"/>
        </w:rPr>
      </w:pPr>
      <w:ins w:author="Oscar Maldonado" w:id="6" w:date="2024-07-23T14:52:08Z">
        <w:r w:rsidDel="00000000" w:rsidR="00000000" w:rsidRPr="00000000">
          <w:rPr>
            <w:rtl w:val="0"/>
          </w:rPr>
        </w:r>
      </w:ins>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Con está información responde la pregunta en los comentarios y te enviaremos las primeras clases de paretomed completamente gratis.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jc w:val="both"/>
        <w:rPr/>
      </w:pPr>
      <w:bookmarkStart w:colFirst="0" w:colLast="0" w:name="_b5vfk3sgmdb8" w:id="13"/>
      <w:bookmarkEnd w:id="13"/>
      <w:r w:rsidDel="00000000" w:rsidR="00000000" w:rsidRPr="00000000">
        <w:rPr>
          <w:rtl w:val="0"/>
        </w:rPr>
        <w:t xml:space="preserve">HOLLIDAY SEGAR CÁLCULO LIQ MANTENIMIENTO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Pregunta xx que nunca falta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Un px donde nos dicen X y nos piden 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Para responder esta pregunta debes recordar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Contenido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Con esa información podemos ver que XXX</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Por eso la respuesta es X</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Escribe tu esp soñada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jc w:val="both"/>
        <w:rPr/>
      </w:pPr>
      <w:bookmarkStart w:colFirst="0" w:colLast="0" w:name="_lk1ibajgqzt7" w:id="14"/>
      <w:bookmarkEnd w:id="14"/>
      <w:r w:rsidDel="00000000" w:rsidR="00000000" w:rsidRPr="00000000">
        <w:rPr>
          <w:rtl w:val="0"/>
        </w:rPr>
        <w:t xml:space="preserve">AGENTES COMUNES DE MENINGITIS NIÑOS</w:t>
      </w:r>
    </w:p>
    <w:p w:rsidR="00000000" w:rsidDel="00000000" w:rsidP="00000000" w:rsidRDefault="00000000" w:rsidRPr="00000000" w14:paraId="0000012A">
      <w:pPr>
        <w:pStyle w:val="Heading1"/>
        <w:jc w:val="both"/>
        <w:rPr/>
      </w:pPr>
      <w:bookmarkStart w:colFirst="0" w:colLast="0" w:name="_cawsdaavueom" w:id="15"/>
      <w:bookmarkEnd w:id="15"/>
      <w:r w:rsidDel="00000000" w:rsidR="00000000" w:rsidRPr="00000000">
        <w:rPr>
          <w:rtl w:val="0"/>
        </w:rPr>
        <w:t xml:space="preserve">AGENTES COMUNES DE NEUMONÍA NIÑOS</w:t>
      </w:r>
      <w:r w:rsidDel="00000000" w:rsidR="00000000" w:rsidRPr="00000000">
        <w:rPr>
          <w:rtl w:val="0"/>
        </w:rPr>
      </w:r>
    </w:p>
    <w:p w:rsidR="00000000" w:rsidDel="00000000" w:rsidP="00000000" w:rsidRDefault="00000000" w:rsidRPr="00000000" w14:paraId="0000012B">
      <w:pPr>
        <w:pStyle w:val="Heading1"/>
        <w:jc w:val="both"/>
        <w:rPr/>
      </w:pPr>
      <w:bookmarkStart w:colFirst="0" w:colLast="0" w:name="_u95jiyfj44m5" w:id="16"/>
      <w:bookmarkEnd w:id="16"/>
      <w:r w:rsidDel="00000000" w:rsidR="00000000" w:rsidRPr="00000000">
        <w:rPr>
          <w:rtl w:val="0"/>
        </w:rPr>
        <w:t xml:space="preserve">TRIADAS PARTE 3 SÍNDROME horner + CAUSAS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MIOSIS PUPILAR INCOMPLETA</w:t>
      </w:r>
    </w:p>
    <w:p w:rsidR="00000000" w:rsidDel="00000000" w:rsidP="00000000" w:rsidRDefault="00000000" w:rsidRPr="00000000" w14:paraId="0000012E">
      <w:pPr>
        <w:rPr/>
      </w:pPr>
      <w:r w:rsidDel="00000000" w:rsidR="00000000" w:rsidRPr="00000000">
        <w:rPr>
          <w:rtl w:val="0"/>
        </w:rPr>
        <w:t xml:space="preserve">PTOSIS PALPEBRAL</w:t>
      </w:r>
    </w:p>
    <w:p w:rsidR="00000000" w:rsidDel="00000000" w:rsidP="00000000" w:rsidRDefault="00000000" w:rsidRPr="00000000" w14:paraId="0000012F">
      <w:pPr>
        <w:rPr/>
      </w:pPr>
      <w:r w:rsidDel="00000000" w:rsidR="00000000" w:rsidRPr="00000000">
        <w:rPr>
          <w:rtl w:val="0"/>
        </w:rPr>
        <w:t xml:space="preserve">ANHIDROSIS FACIAL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Triadas clínicas que nunca debes olvidar para tu examen de residencia parte 3</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La tríada del síndrome de horner.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Para entenderla debes recordar que la causa de este síndrome es la interrupción de la inervación simpática de la cara y el ojo ipsilateral por afectación de la vía oculosimpática que va desde el hipotálamo hasta el ojo.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Está vía es un circuito que comprende 3 neuronas La primera va del diencéfalo a la médula espinal, la segunda o preganglionar termina en el ganglio cervical, y la tercera se divide en dos ramas que inervan el ojo y el rostro de forma separada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La interrupción de la vía oculosimpática en cualquier punto de su recorrido puede provocar miosis en el 98% de los casos, ptosis palpebral incompleta hasta en un 88% de los casos y anhidrosis en un 4% si la lesión de la vía simpática se encuentra por debajo del ganglio cervical superior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Por último recuerda que las causas de este síndrome son variadas pero las que más preguntan en exámenes de residencia se dividen en: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Centrales como la Siringomielia, isquemia del tronco encefálico o un tumor encefálico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y periféricas como el tumor de Pancoast, adenopatía cervical y la disección o aneurisma de la aorta torácica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ins w:author="Oscar Maldonado" w:id="8" w:date="2024-07-24T20:36:14Z"/>
          <w:rFonts w:ascii="Verdana" w:cs="Verdana" w:eastAsia="Verdana" w:hAnsi="Verdana"/>
          <w:sz w:val="24"/>
          <w:szCs w:val="24"/>
          <w:rPrChange w:author="Oscar Maldonado" w:id="9" w:date="2024-07-24T20:36:14Z">
            <w:rPr/>
          </w:rPrChange>
        </w:rPr>
      </w:pPr>
      <w:ins w:author="Oscar Maldonado" w:id="8" w:date="2024-07-24T20:36:14Z">
        <w:r w:rsidDel="00000000" w:rsidR="00000000" w:rsidRPr="00000000">
          <w:rPr>
            <w:rFonts w:ascii="Verdana" w:cs="Verdana" w:eastAsia="Verdana" w:hAnsi="Verdana"/>
            <w:sz w:val="24"/>
            <w:szCs w:val="24"/>
            <w:rtl w:val="0"/>
            <w:rPrChange w:author="Oscar Maldonado" w:id="9" w:date="2024-07-24T20:36:14Z">
              <w:rPr/>
            </w:rPrChange>
          </w:rPr>
          <w:t xml:space="preserve">Recomiendo que quede de la siguiente forma: </w:t>
        </w:r>
        <w:r w:rsidDel="00000000" w:rsidR="00000000" w:rsidRPr="00000000">
          <w:rPr>
            <w:rFonts w:ascii="Verdana" w:cs="Verdana" w:eastAsia="Verdana" w:hAnsi="Verdana"/>
            <w:sz w:val="24"/>
            <w:szCs w:val="24"/>
            <w:rtl w:val="0"/>
            <w:rPrChange w:author="Oscar Maldonado" w:id="9" w:date="2024-07-24T20:36:14Z">
              <w:rPr/>
            </w:rPrChange>
          </w:rPr>
          <w:t xml:space="preserve">La tríada del síndrome de Horner comprende tres síntomas principales: miosis (98%), ptosis palpebral incompleta (88%) y anhidrosis (4%).</w:t>
        </w:r>
      </w:ins>
    </w:p>
    <w:p w:rsidR="00000000" w:rsidDel="00000000" w:rsidP="00000000" w:rsidRDefault="00000000" w:rsidRPr="00000000" w14:paraId="00000142">
      <w:pPr>
        <w:spacing w:after="240" w:before="240" w:lineRule="auto"/>
        <w:jc w:val="both"/>
        <w:rPr>
          <w:ins w:author="Oscar Maldonado" w:id="8" w:date="2024-07-24T20:36:14Z"/>
          <w:rFonts w:ascii="Verdana" w:cs="Verdana" w:eastAsia="Verdana" w:hAnsi="Verdana"/>
          <w:sz w:val="24"/>
          <w:szCs w:val="24"/>
          <w:rPrChange w:author="Oscar Maldonado" w:id="9" w:date="2024-07-24T20:36:14Z">
            <w:rPr/>
          </w:rPrChange>
        </w:rPr>
      </w:pPr>
      <w:ins w:author="Oscar Maldonado" w:id="8" w:date="2024-07-24T20:36:14Z">
        <w:r w:rsidDel="00000000" w:rsidR="00000000" w:rsidRPr="00000000">
          <w:rPr>
            <w:rFonts w:ascii="Verdana" w:cs="Verdana" w:eastAsia="Verdana" w:hAnsi="Verdana"/>
            <w:sz w:val="24"/>
            <w:szCs w:val="24"/>
            <w:rtl w:val="0"/>
            <w:rPrChange w:author="Oscar Maldonado" w:id="9" w:date="2024-07-24T20:36:14Z">
              <w:rPr/>
            </w:rPrChange>
          </w:rPr>
          <w:t xml:space="preserve">Para entenderlo sin memorizar sólo debes recordar que ocurre por una alteración de la vía oculosimpática que inerva la cara y el ojo. Esta vía comprende tres neuronas:</w:t>
        </w:r>
      </w:ins>
    </w:p>
    <w:p w:rsidR="00000000" w:rsidDel="00000000" w:rsidP="00000000" w:rsidRDefault="00000000" w:rsidRPr="00000000" w14:paraId="00000143">
      <w:pPr>
        <w:spacing w:after="240" w:before="240" w:lineRule="auto"/>
        <w:jc w:val="both"/>
        <w:rPr>
          <w:ins w:author="Oscar Maldonado" w:id="8" w:date="2024-07-24T20:36:14Z"/>
          <w:rFonts w:ascii="Verdana" w:cs="Verdana" w:eastAsia="Verdana" w:hAnsi="Verdana"/>
          <w:sz w:val="24"/>
          <w:szCs w:val="24"/>
          <w:rPrChange w:author="Oscar Maldonado" w:id="9" w:date="2024-07-24T20:36:14Z">
            <w:rPr/>
          </w:rPrChange>
        </w:rPr>
      </w:pPr>
      <w:ins w:author="Oscar Maldonado" w:id="8" w:date="2024-07-24T20:36:14Z">
        <w:r w:rsidDel="00000000" w:rsidR="00000000" w:rsidRPr="00000000">
          <w:rPr>
            <w:rFonts w:ascii="Verdana" w:cs="Verdana" w:eastAsia="Verdana" w:hAnsi="Verdana"/>
            <w:sz w:val="24"/>
            <w:szCs w:val="24"/>
            <w:rtl w:val="0"/>
            <w:rPrChange w:author="Oscar Maldonado" w:id="9" w:date="2024-07-24T20:36:14Z">
              <w:rPr/>
            </w:rPrChange>
          </w:rPr>
          <w:t xml:space="preserve">Primera neurona: Va del diencéfalo a la médula espinal.</w:t>
        </w:r>
      </w:ins>
    </w:p>
    <w:p w:rsidR="00000000" w:rsidDel="00000000" w:rsidP="00000000" w:rsidRDefault="00000000" w:rsidRPr="00000000" w14:paraId="00000144">
      <w:pPr>
        <w:spacing w:after="240" w:before="240" w:lineRule="auto"/>
        <w:jc w:val="both"/>
        <w:rPr>
          <w:ins w:author="Oscar Maldonado" w:id="8" w:date="2024-07-24T20:36:14Z"/>
          <w:rFonts w:ascii="Verdana" w:cs="Verdana" w:eastAsia="Verdana" w:hAnsi="Verdana"/>
          <w:sz w:val="24"/>
          <w:szCs w:val="24"/>
          <w:rPrChange w:author="Oscar Maldonado" w:id="9" w:date="2024-07-24T20:36:14Z">
            <w:rPr/>
          </w:rPrChange>
        </w:rPr>
      </w:pPr>
      <w:ins w:author="Oscar Maldonado" w:id="8" w:date="2024-07-24T20:36:14Z">
        <w:r w:rsidDel="00000000" w:rsidR="00000000" w:rsidRPr="00000000">
          <w:rPr>
            <w:rFonts w:ascii="Verdana" w:cs="Verdana" w:eastAsia="Verdana" w:hAnsi="Verdana"/>
            <w:sz w:val="24"/>
            <w:szCs w:val="24"/>
            <w:rtl w:val="0"/>
            <w:rPrChange w:author="Oscar Maldonado" w:id="9" w:date="2024-07-24T20:36:14Z">
              <w:rPr/>
            </w:rPrChange>
          </w:rPr>
          <w:t xml:space="preserve">Segunda neurona (preganglionar): Termina en el ganglio cervical.</w:t>
        </w:r>
      </w:ins>
    </w:p>
    <w:p w:rsidR="00000000" w:rsidDel="00000000" w:rsidP="00000000" w:rsidRDefault="00000000" w:rsidRPr="00000000" w14:paraId="00000145">
      <w:pPr>
        <w:spacing w:after="240" w:before="240" w:lineRule="auto"/>
        <w:jc w:val="both"/>
        <w:rPr>
          <w:ins w:author="Oscar Maldonado" w:id="8" w:date="2024-07-24T20:36:14Z"/>
          <w:rFonts w:ascii="Verdana" w:cs="Verdana" w:eastAsia="Verdana" w:hAnsi="Verdana"/>
          <w:sz w:val="24"/>
          <w:szCs w:val="24"/>
          <w:rPrChange w:author="Oscar Maldonado" w:id="9" w:date="2024-07-24T20:36:14Z">
            <w:rPr/>
          </w:rPrChange>
        </w:rPr>
      </w:pPr>
      <w:ins w:author="Oscar Maldonado" w:id="8" w:date="2024-07-24T20:36:14Z">
        <w:r w:rsidDel="00000000" w:rsidR="00000000" w:rsidRPr="00000000">
          <w:rPr>
            <w:rFonts w:ascii="Verdana" w:cs="Verdana" w:eastAsia="Verdana" w:hAnsi="Verdana"/>
            <w:sz w:val="24"/>
            <w:szCs w:val="24"/>
            <w:rtl w:val="0"/>
            <w:rPrChange w:author="Oscar Maldonado" w:id="9" w:date="2024-07-24T20:36:14Z">
              <w:rPr/>
            </w:rPrChange>
          </w:rPr>
          <w:t xml:space="preserve">Tercera neurona: Se divide en dos ramas que inervan el ojo y el rostro por separado.</w:t>
        </w:r>
      </w:ins>
    </w:p>
    <w:p w:rsidR="00000000" w:rsidDel="00000000" w:rsidP="00000000" w:rsidRDefault="00000000" w:rsidRPr="00000000" w14:paraId="00000146">
      <w:pPr>
        <w:spacing w:after="240" w:before="240" w:lineRule="auto"/>
        <w:jc w:val="both"/>
        <w:rPr>
          <w:ins w:author="Oscar Maldonado" w:id="8" w:date="2024-07-24T20:36:14Z"/>
          <w:rFonts w:ascii="Verdana" w:cs="Verdana" w:eastAsia="Verdana" w:hAnsi="Verdana"/>
          <w:sz w:val="24"/>
          <w:szCs w:val="24"/>
          <w:rPrChange w:author="Oscar Maldonado" w:id="9" w:date="2024-07-24T20:36:14Z">
            <w:rPr/>
          </w:rPrChange>
        </w:rPr>
      </w:pPr>
      <w:ins w:author="Oscar Maldonado" w:id="8" w:date="2024-07-24T20:36:14Z">
        <w:r w:rsidDel="00000000" w:rsidR="00000000" w:rsidRPr="00000000">
          <w:rPr>
            <w:rFonts w:ascii="Verdana" w:cs="Verdana" w:eastAsia="Verdana" w:hAnsi="Verdana"/>
            <w:sz w:val="24"/>
            <w:szCs w:val="24"/>
            <w:rtl w:val="0"/>
            <w:rPrChange w:author="Oscar Maldonado" w:id="9" w:date="2024-07-24T20:36:14Z">
              <w:rPr/>
            </w:rPrChange>
          </w:rPr>
          <w:t xml:space="preserve">Así, resulta fácil entender que cualquier alteración central como la siringomielia, tumores o isquemias, así como periféricas que comprometen el ganglio cervical pueden producir el síndrome de Horner. Como dato importante, la causa más preguntada en los exámenes de residencias es el tumor de Pancoast.  </w:t>
        </w:r>
      </w:ins>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Escribe en los comentarios tu especialidad soñada y te enviaremos las primeras clases de paretomed completamente gratis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rPr/>
      </w:pPr>
      <w:bookmarkStart w:colFirst="0" w:colLast="0" w:name="_yumcebibn533" w:id="17"/>
      <w:bookmarkEnd w:id="17"/>
      <w:r w:rsidDel="00000000" w:rsidR="00000000" w:rsidRPr="00000000">
        <w:rPr>
          <w:rtl w:val="0"/>
        </w:rPr>
        <w:t xml:space="preserve">TRIADAS PARTE 4 cushing HT + CAUSAS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Triadas médicas para tu exámen de residencia parte 4</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La triada de CUSHING en hipertension Endocraneana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Para recordarla debes entender que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la presión de perfusión cerebral es = a la presión arterial media - la presión intracraneana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ins w:author="Oscar Maldonado" w:id="10" w:date="2024-07-24T20:39:06Z"/>
        </w:rPr>
      </w:pPr>
      <w:r w:rsidDel="00000000" w:rsidR="00000000" w:rsidRPr="00000000">
        <w:rPr>
          <w:rtl w:val="0"/>
        </w:rPr>
        <w:t xml:space="preserve">Entonces cuando existe una lesión que aumente la presión intracraneana, naturalmente la PPC es decir la cantidad de sangre y oxígeno que recibe el cerebro va a disminuir y  la respuesta fisiológica del sistema nervioso simpático desde el CENTRO VASOMOTOR es aumentar la presión arterial para que suba la presión arterial media y se mantenga la PPC, sin embargo este aumento de la presión arterial que es el primer signo de la triada, es tambièn detectado por barorreceptores carotídeos y aórticos que a su vez activan al sistema nervioso parasimpático  desencadenando una bradicardia refleja siendo esta el segundo signo de la triada, por último al seguir aumentando la PIC tendremos  hipoxia e hipercapnia cerebral que son detectados por quimiorreceptores en  la superficie ventrolateral del bulbo raquídeo induciendo desde el una respiraciòn irregular seguida de periodos de apnea, conocida también como respiraciòn de CHEYNE-STOKES que es el tercer signo de la triada</w:t>
      </w:r>
      <w:ins w:author="Oscar Maldonado" w:id="10" w:date="2024-07-24T20:39:06Z">
        <w:r w:rsidDel="00000000" w:rsidR="00000000" w:rsidRPr="00000000">
          <w:rPr>
            <w:rtl w:val="0"/>
          </w:rPr>
        </w:r>
      </w:ins>
    </w:p>
    <w:p w:rsidR="00000000" w:rsidDel="00000000" w:rsidP="00000000" w:rsidRDefault="00000000" w:rsidRPr="00000000" w14:paraId="00000157">
      <w:pPr>
        <w:rPr>
          <w:ins w:author="Oscar Maldonado" w:id="10" w:date="2024-07-24T20:39:06Z"/>
        </w:rPr>
      </w:pPr>
      <w:ins w:author="Oscar Maldonado" w:id="10" w:date="2024-07-24T20:39:06Z">
        <w:r w:rsidDel="00000000" w:rsidR="00000000" w:rsidRPr="00000000">
          <w:rPr>
            <w:rtl w:val="0"/>
          </w:rPr>
        </w:r>
      </w:ins>
    </w:p>
    <w:p w:rsidR="00000000" w:rsidDel="00000000" w:rsidP="00000000" w:rsidRDefault="00000000" w:rsidRPr="00000000" w14:paraId="00000158">
      <w:pPr>
        <w:rPr/>
      </w:pPr>
      <w:ins w:author="Oscar Maldonado" w:id="10" w:date="2024-07-24T20:39:06Z">
        <w:r w:rsidDel="00000000" w:rsidR="00000000" w:rsidRPr="00000000">
          <w:rPr>
            <w:rtl w:val="0"/>
          </w:rPr>
          <w:t xml:space="preserve">Está muy compleja y enredada esta redacción. </w:t>
        </w:r>
      </w:ins>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Con está información responde la pregunta en los comentarios y te enviaremos las primeras clases de paretomed completamente gratis.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pStyle w:val="Heading1"/>
        <w:rPr/>
      </w:pPr>
      <w:bookmarkStart w:colFirst="0" w:colLast="0" w:name="_8bq5r0ox0pjq" w:id="18"/>
      <w:bookmarkEnd w:id="18"/>
      <w:r w:rsidDel="00000000" w:rsidR="00000000" w:rsidRPr="00000000">
        <w:rPr>
          <w:rtl w:val="0"/>
        </w:rPr>
        <w:t xml:space="preserve">TRIADAS PARTE 5 samter ASA + CAUSA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Triadas médicas para tu exámen de residencia parte 5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la triada de samter en la ENFERMEDAD RESPIRATORIA EXACERBADA POR ASPIRINA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Para recordarla debes saber que el Asma es una enfermedad caracterizada por una obstrucción reversible de los bronquios pulmonares desencadenada por múltiples factores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En el 10% de todos los pacientes con Asma y el 30% de los pacientes con asma grave uno de estos desencadenantes es la aspirina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Entonces en pacientes con ASMA, Pólipos nasales y Alergia a la aspirina que se manifiesta como síntomas respiratorios altos y bajos encontramos los tres criterios clínicos de samter para diagnosticar la (EREA)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 ENFERMEDAD RESPIRATORIA EXACERBADA POR ASPIRINA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Y si quieres saber cómo en 90 días puedes estar listo para cualquier exámen de residencia escribe tu especialidad soñada en los comentarios y agendaremos una llamada gratis para explicarte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rPr/>
      </w:pPr>
      <w:bookmarkStart w:colFirst="0" w:colLast="0" w:name="_mz5vb26bai5j" w:id="19"/>
      <w:bookmarkEnd w:id="19"/>
      <w:r w:rsidDel="00000000" w:rsidR="00000000" w:rsidRPr="00000000">
        <w:rPr>
          <w:rtl w:val="0"/>
        </w:rPr>
        <w:t xml:space="preserve">DIFERENCIA entre sindrome nefritico y nefrotico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1"/>
        <w:rPr/>
      </w:pPr>
      <w:bookmarkStart w:colFirst="0" w:colLast="0" w:name="_gjhwwbprtj9z" w:id="20"/>
      <w:bookmarkEnd w:id="20"/>
      <w:r w:rsidDel="00000000" w:rsidR="00000000" w:rsidRPr="00000000">
        <w:rPr>
          <w:rtl w:val="0"/>
        </w:rPr>
        <w:t xml:space="preserve">DIFERENCIA entre HODGKIN y NO HODGKIN</w:t>
      </w:r>
    </w:p>
    <w:p w:rsidR="00000000" w:rsidDel="00000000" w:rsidP="00000000" w:rsidRDefault="00000000" w:rsidRPr="00000000" w14:paraId="00000173">
      <w:pPr>
        <w:rPr/>
      </w:pPr>
      <w:r w:rsidDel="00000000" w:rsidR="00000000" w:rsidRPr="00000000">
        <w:rPr>
          <w:rtl w:val="0"/>
        </w:rPr>
        <w:t xml:space="preserve">Pregunta de HEMATOLOGÍA que nunca falta en un exàmen de residencia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Un px con LINFOMA y nos piden identificar si es LINFOMA HODGKIN o NO HODGKIN.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Para responder esta pregunta debes recordar que todos los linfomas son neoplasias linfocitarias originadas en un ganglio linfático y  la principal diferencia entre los hodgkin y no hodgkin es la presencia de las CÉLULAS DE REED STERNBERG</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Que son linfocitos B binucleados con nucleolo prominente y podrían asemejarse a la cara de un BÚHO, estas células son características de los linfomas tipo hodgkin.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Pero además de esto existen otras diferencias 5  importantes como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numPr>
          <w:ilvl w:val="0"/>
          <w:numId w:val="2"/>
        </w:numPr>
        <w:ind w:left="720" w:hanging="360"/>
        <w:rPr>
          <w:u w:val="none"/>
        </w:rPr>
      </w:pPr>
      <w:r w:rsidDel="00000000" w:rsidR="00000000" w:rsidRPr="00000000">
        <w:rPr>
          <w:rtl w:val="0"/>
        </w:rPr>
        <w:t xml:space="preserve">la frecuencia, siendo más frecuente los NO HODGKIN</w:t>
      </w:r>
    </w:p>
    <w:p w:rsidR="00000000" w:rsidDel="00000000" w:rsidP="00000000" w:rsidRDefault="00000000" w:rsidRPr="00000000" w14:paraId="0000017E">
      <w:pPr>
        <w:numPr>
          <w:ilvl w:val="0"/>
          <w:numId w:val="2"/>
        </w:numPr>
        <w:ind w:left="720" w:hanging="360"/>
        <w:rPr>
          <w:u w:val="none"/>
        </w:rPr>
      </w:pPr>
      <w:r w:rsidDel="00000000" w:rsidR="00000000" w:rsidRPr="00000000">
        <w:rPr>
          <w:rtl w:val="0"/>
        </w:rPr>
        <w:t xml:space="preserve">La diseminaciòn que es contigua en los Hodgkin y distante o extranodal en los no hodgkin</w:t>
      </w:r>
    </w:p>
    <w:p w:rsidR="00000000" w:rsidDel="00000000" w:rsidP="00000000" w:rsidRDefault="00000000" w:rsidRPr="00000000" w14:paraId="0000017F">
      <w:pPr>
        <w:numPr>
          <w:ilvl w:val="0"/>
          <w:numId w:val="2"/>
        </w:numPr>
        <w:ind w:left="720" w:hanging="360"/>
        <w:rPr>
          <w:u w:val="none"/>
        </w:rPr>
      </w:pPr>
      <w:r w:rsidDel="00000000" w:rsidR="00000000" w:rsidRPr="00000000">
        <w:rPr>
          <w:rtl w:val="0"/>
        </w:rPr>
        <w:t xml:space="preserve">la presencia de síntomas B como fiebre diaforesis es màs característica de los hodking</w:t>
      </w:r>
    </w:p>
    <w:p w:rsidR="00000000" w:rsidDel="00000000" w:rsidP="00000000" w:rsidRDefault="00000000" w:rsidRPr="00000000" w14:paraId="00000180">
      <w:pPr>
        <w:numPr>
          <w:ilvl w:val="0"/>
          <w:numId w:val="2"/>
        </w:numPr>
        <w:ind w:left="720" w:hanging="360"/>
        <w:rPr>
          <w:u w:val="none"/>
        </w:rPr>
      </w:pPr>
      <w:r w:rsidDel="00000000" w:rsidR="00000000" w:rsidRPr="00000000">
        <w:rPr>
          <w:rtl w:val="0"/>
        </w:rPr>
        <w:t xml:space="preserve">EL pronóstico que será peor en el no hodgkin</w:t>
      </w:r>
    </w:p>
    <w:p w:rsidR="00000000" w:rsidDel="00000000" w:rsidP="00000000" w:rsidRDefault="00000000" w:rsidRPr="00000000" w14:paraId="00000181">
      <w:pPr>
        <w:numPr>
          <w:ilvl w:val="0"/>
          <w:numId w:val="2"/>
        </w:numPr>
        <w:ind w:left="720" w:hanging="360"/>
        <w:rPr>
          <w:u w:val="none"/>
        </w:rPr>
      </w:pPr>
      <w:r w:rsidDel="00000000" w:rsidR="00000000" w:rsidRPr="00000000">
        <w:rPr>
          <w:rtl w:val="0"/>
        </w:rPr>
        <w:t xml:space="preserve">La edad de presentaciòn, adultos jóvenes en la hodgkin y distribución bimodal en NO HODGKIN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Con esa información podemos ver que al tener presencia de Células de reed sternberg </w:t>
      </w:r>
    </w:p>
    <w:p w:rsidR="00000000" w:rsidDel="00000000" w:rsidP="00000000" w:rsidRDefault="00000000" w:rsidRPr="00000000" w14:paraId="00000184">
      <w:pPr>
        <w:rPr/>
      </w:pPr>
      <w:r w:rsidDel="00000000" w:rsidR="00000000" w:rsidRPr="00000000">
        <w:rPr>
          <w:rtl w:val="0"/>
        </w:rPr>
        <w:t xml:space="preserve">la respuesta es linfoma de tipo hodgkin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Escribe tu esp soñada</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rPr/>
      </w:pPr>
      <w:bookmarkStart w:colFirst="0" w:colLast="0" w:name="_j0nsy7ivsy71" w:id="21"/>
      <w:bookmarkEnd w:id="21"/>
      <w:r w:rsidDel="00000000" w:rsidR="00000000" w:rsidRPr="00000000">
        <w:rPr>
          <w:rtl w:val="0"/>
        </w:rPr>
        <w:t xml:space="preserve">DIFERENCIA entre LEUCEMIA y LINFOMA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Pregunta de HEMATOLOGÍA que nunca falta en un EXÁMEN DE RESIDENCIA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Cómo diferenciar entre Leucemia y Linfoma.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Ambas se caracterizan por ser</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Para responder esta pregunta recuerda la siguiente frase: si las leucemias son limonada, los linfomas son limones.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Esto hace referencia a que la leucemia es un cáncer líquido que nace en la médula ósea cuya clasificación depende de las células que están proliferando, que pueden ser de la línea mieloide como los basófilos eosinófilos y neutrófilos o también de la línea linfoide es decir linfocitos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Por otro lado los Linfomas son tumores sólidos que nacen en los ganglios linfáticos y como su nombre lo indican serán únicamente provenientes de los linfocitos que maduran en estas estructuras-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Por esta razón el gold standard de los linfomas es la biopsia excisional del ganglio.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Mientras que en las leucemias será un aspirado de médula ósea a menos que encontremos cromosoma filadelfia que es suficiente para hacer el diagnóstico en la leucemia mieloide crónica.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Escribe tu esp soñada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pPr>
      <w:bookmarkStart w:colFirst="0" w:colLast="0" w:name="_wirugg4usjsu" w:id="22"/>
      <w:bookmarkEnd w:id="22"/>
      <w:r w:rsidDel="00000000" w:rsidR="00000000" w:rsidRPr="00000000">
        <w:rPr>
          <w:rtl w:val="0"/>
        </w:rPr>
        <w:t xml:space="preserve">CRITERIOS DE MEDICINA PARTE 1 - WELLS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CRITERIOS MÈDICOS QUE siempre preguntan en los exámenes de residencia parte 1</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Los criterios de WELLS para TEP</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Estos criterios sirven para evaluar la probabilidad clínica de está patología  y orientan el paso a seguir dependiendo de su resultado.</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Tenemos 7 criterios  distribuidos de la siguiente manera</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3 son signos o síntomas</w:t>
      </w:r>
    </w:p>
    <w:p w:rsidR="00000000" w:rsidDel="00000000" w:rsidP="00000000" w:rsidRDefault="00000000" w:rsidRPr="00000000" w14:paraId="000001A9">
      <w:pPr>
        <w:rPr/>
      </w:pPr>
      <w:r w:rsidDel="00000000" w:rsidR="00000000" w:rsidRPr="00000000">
        <w:rPr>
          <w:rtl w:val="0"/>
        </w:rPr>
        <w:t xml:space="preserve">2 son factores que predisponen al tep </w:t>
      </w:r>
    </w:p>
    <w:p w:rsidR="00000000" w:rsidDel="00000000" w:rsidP="00000000" w:rsidRDefault="00000000" w:rsidRPr="00000000" w14:paraId="000001AA">
      <w:pPr>
        <w:rPr/>
      </w:pPr>
      <w:r w:rsidDel="00000000" w:rsidR="00000000" w:rsidRPr="00000000">
        <w:rPr>
          <w:rtl w:val="0"/>
        </w:rPr>
        <w:t xml:space="preserve">y 2 son relacionados al diagnóstico de tep previo o actual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Primero los signos y síntomas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Paciente con Hemoptisis taquicardia y signos clinicos de trombosis venosa profunda añaden 1 1.5 y 3 puntos respectivamente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los 2 factores predisponentes </w:t>
      </w:r>
    </w:p>
    <w:p w:rsidR="00000000" w:rsidDel="00000000" w:rsidP="00000000" w:rsidRDefault="00000000" w:rsidRPr="00000000" w14:paraId="000001B1">
      <w:pPr>
        <w:rPr/>
      </w:pPr>
      <w:r w:rsidDel="00000000" w:rsidR="00000000" w:rsidRPr="00000000">
        <w:rPr>
          <w:rtl w:val="0"/>
        </w:rPr>
        <w:t xml:space="preserve">como inmovilización en cama +3 dias o cx mayor hace 4 semanas nos adicionan 1.5 puntos </w:t>
      </w:r>
    </w:p>
    <w:p w:rsidR="00000000" w:rsidDel="00000000" w:rsidP="00000000" w:rsidRDefault="00000000" w:rsidRPr="00000000" w14:paraId="000001B2">
      <w:pPr>
        <w:rPr/>
      </w:pPr>
      <w:r w:rsidDel="00000000" w:rsidR="00000000" w:rsidRPr="00000000">
        <w:rPr>
          <w:rtl w:val="0"/>
        </w:rPr>
        <w:t xml:space="preserve">y cáncer activo o en tratamiento x los ultimos 6 meses nos da 1 punto adicional</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por último relacionado al diagnóstico   de TEP</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Si este es el diagnóstico màs probable sumaremos 3 puntos y si el paciente tiene antecedentes personales de TEP o TVP identificada de manera objetiva añadimos 1.5 puntos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La suma total de puntos nos permite clasificar al paciente segun su riesgo de tep</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Más de 6 puntos alto riesgo estos pacientes deben ir directamente a angiotac de tórax para confirmar el diagnostico, con un wells de  2 a 6 moderado riesgo o menor de 2 riesgo bajo realizaremos un dímero D que si sale negativo descarta el diagnostico pero al salir positivo nos obliga a realizar un angiotac</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drawing>
          <wp:inline distB="114300" distT="114300" distL="114300" distR="114300">
            <wp:extent cx="5257800" cy="2960370"/>
            <wp:effectExtent b="0" l="0" r="0" t="0"/>
            <wp:docPr id="1" name="image1.jpg"/>
            <a:graphic>
              <a:graphicData uri="http://schemas.openxmlformats.org/drawingml/2006/picture">
                <pic:pic>
                  <pic:nvPicPr>
                    <pic:cNvPr id="0" name="image1.jpg"/>
                    <pic:cNvPicPr preferRelativeResize="0"/>
                  </pic:nvPicPr>
                  <pic:blipFill>
                    <a:blip r:embed="rId96"/>
                    <a:srcRect b="0" l="0" r="0" t="0"/>
                    <a:stretch>
                      <a:fillRect/>
                    </a:stretch>
                  </pic:blipFill>
                  <pic:spPr>
                    <a:xfrm>
                      <a:off x="0" y="0"/>
                      <a:ext cx="5257800" cy="296037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MUY LARGO 1:37 SIN LLAMADO A LA ACCION</w:t>
      </w:r>
    </w:p>
    <w:p w:rsidR="00000000" w:rsidDel="00000000" w:rsidP="00000000" w:rsidRDefault="00000000" w:rsidRPr="00000000" w14:paraId="000001C0">
      <w:pPr>
        <w:pStyle w:val="Heading1"/>
        <w:rPr/>
      </w:pPr>
      <w:bookmarkStart w:colFirst="0" w:colLast="0" w:name="_rj7x5xojcxum" w:id="23"/>
      <w:bookmarkEnd w:id="23"/>
      <w:r w:rsidDel="00000000" w:rsidR="00000000" w:rsidRPr="00000000">
        <w:rPr>
          <w:rtl w:val="0"/>
        </w:rPr>
        <w:t xml:space="preserve">CAD y EHH cómo diferenciarlos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Pregunta de ENDOCRINOLOGÍA  que nunca falta en un examen de residencia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Un px donde con una crisis hiperglucémica y nos piden diferenciar entre Cetoacidosis diabética y EHH</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Para responder esta pregunta debes recordar la actualizaciòn a los criterios diagnósticos de ambas patologias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Para CAD tenemos la mnemotecnia CAD</w:t>
      </w:r>
    </w:p>
    <w:p w:rsidR="00000000" w:rsidDel="00000000" w:rsidP="00000000" w:rsidRDefault="00000000" w:rsidRPr="00000000" w14:paraId="000001C9">
      <w:pPr>
        <w:rPr/>
      </w:pPr>
      <w:r w:rsidDel="00000000" w:rsidR="00000000" w:rsidRPr="00000000">
        <w:rPr>
          <w:rtl w:val="0"/>
        </w:rPr>
        <w:t xml:space="preserve">C de cetosis dado por una concentración de betahidroxibutirato mayor o igual a 3mmol/l o 2 cruces de cetonas en la tirilla del parcial de orina</w:t>
      </w:r>
    </w:p>
    <w:p w:rsidR="00000000" w:rsidDel="00000000" w:rsidP="00000000" w:rsidRDefault="00000000" w:rsidRPr="00000000" w14:paraId="000001CA">
      <w:pPr>
        <w:rPr/>
      </w:pPr>
      <w:r w:rsidDel="00000000" w:rsidR="00000000" w:rsidRPr="00000000">
        <w:rPr>
          <w:rtl w:val="0"/>
        </w:rPr>
        <w:t xml:space="preserve">luego A de acidosis dado por un PH en sangre menor a 7.3 o una concentración de bicarbonato sérico menor a 18 mmol/l</w:t>
      </w:r>
    </w:p>
    <w:p w:rsidR="00000000" w:rsidDel="00000000" w:rsidP="00000000" w:rsidRDefault="00000000" w:rsidRPr="00000000" w14:paraId="000001CB">
      <w:pPr>
        <w:rPr/>
      </w:pPr>
      <w:r w:rsidDel="00000000" w:rsidR="00000000" w:rsidRPr="00000000">
        <w:rPr>
          <w:rtl w:val="0"/>
        </w:rPr>
        <w:t xml:space="preserve">por último tenemos la D para diabetes caracterizado por una glucosa mayor o igual a 200 mg/dl o historia previa de diabetes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Y para EHH recuerda las DOBLE 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H de hiperglucemia que en este caso debe ser mayor o igual a 600 mg/dl</w:t>
      </w:r>
    </w:p>
    <w:p w:rsidR="00000000" w:rsidDel="00000000" w:rsidP="00000000" w:rsidRDefault="00000000" w:rsidRPr="00000000" w14:paraId="000001D0">
      <w:pPr>
        <w:rPr/>
      </w:pPr>
      <w:r w:rsidDel="00000000" w:rsidR="00000000" w:rsidRPr="00000000">
        <w:rPr>
          <w:rtl w:val="0"/>
        </w:rPr>
        <w:t xml:space="preserve">H de hiperosmolaridad calculado como una osmolaridad sérica efectiva mayor a 300 o total mayor a 320</w:t>
      </w:r>
    </w:p>
    <w:p w:rsidR="00000000" w:rsidDel="00000000" w:rsidP="00000000" w:rsidRDefault="00000000" w:rsidRPr="00000000" w14:paraId="000001D1">
      <w:pPr>
        <w:rPr/>
      </w:pPr>
      <w:r w:rsidDel="00000000" w:rsidR="00000000" w:rsidRPr="00000000">
        <w:rPr>
          <w:rtl w:val="0"/>
        </w:rPr>
        <w:t xml:space="preserve">Ambas en ausencia de los criterios de CETONEMIA y ACIDOSIS mencionados en CAD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Con está información responde la pregunta en los comentarios y te enviaremos las primeras clases de paretomed completamente gratis.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4326255" cy="1851660"/>
            <wp:effectExtent b="0" l="0" r="0" t="0"/>
            <wp:docPr id="2" name="image2.jpg"/>
            <a:graphic>
              <a:graphicData uri="http://schemas.openxmlformats.org/drawingml/2006/picture">
                <pic:pic>
                  <pic:nvPicPr>
                    <pic:cNvPr id="0" name="image2.jpg"/>
                    <pic:cNvPicPr preferRelativeResize="0"/>
                  </pic:nvPicPr>
                  <pic:blipFill>
                    <a:blip r:embed="rId97"/>
                    <a:srcRect b="0" l="0" r="0" t="0"/>
                    <a:stretch>
                      <a:fillRect/>
                    </a:stretch>
                  </pic:blipFill>
                  <pic:spPr>
                    <a:xfrm>
                      <a:off x="0" y="0"/>
                      <a:ext cx="4326255" cy="185166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1"/>
        <w:rPr/>
      </w:pPr>
      <w:bookmarkStart w:colFirst="0" w:colLast="0" w:name="_x6eq8lgizyyo" w:id="24"/>
      <w:bookmarkEnd w:id="24"/>
      <w:r w:rsidDel="00000000" w:rsidR="00000000" w:rsidRPr="00000000">
        <w:rPr>
          <w:rtl w:val="0"/>
        </w:rPr>
        <w:t xml:space="preserve">COMERCIAL 5 (tablero)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t xml:space="preserve">En medicina si quieres pasar el examen de residencia está es la diferencia entre otro curso más, un gurú o “coach de aprendizaje” y un programa como Paretomed</w:t>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t xml:space="preserve">En el curso te van a llenar de tantos temas y materiales así como en el pregrado porque para ellos cantidad es mejor que calidad.</w:t>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t xml:space="preserve">Un gurú que ni siquiera es médico, que sólo habla de técnicas de estudio y que te cobra precios exorbitantes por un material que fácilmente encuentras en YouTube, sólo puede recomendarte libros o material que algún médico le dijo que funcionaban, pero nunca tendrá la experiencia para ayudarte a entender mejor las cosas.</w:t>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pPr>
      <w:r w:rsidDel="00000000" w:rsidR="00000000" w:rsidRPr="00000000">
        <w:rPr>
          <w:rtl w:val="0"/>
        </w:rPr>
        <w:t xml:space="preserve">Pero en un programa como Paretomed no sólo tienes un material enfocado 100% en las enfermedades y preguntas que siempre salen en un examen de residencia, sino que tendrás a un equipo de psicólogos, especialistas y expertos en cada área que te acompañarán en cada parte de tu proceso para que en 90 días estudiando 1 hora diaria estés listo para presentarte y pasar en cualquier universidad.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rPr/>
      </w:pPr>
      <w:bookmarkStart w:colFirst="0" w:colLast="0" w:name="_x6wixty4hohh" w:id="25"/>
      <w:bookmarkEnd w:id="25"/>
      <w:r w:rsidDel="00000000" w:rsidR="00000000" w:rsidRPr="00000000">
        <w:rPr>
          <w:rtl w:val="0"/>
        </w:rPr>
        <w:t xml:space="preserve">COMERCIAL 6</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t xml:space="preserve">Le subimos el precio a nuestro programa de admisión a residencias médicas Paretomed y esto es porque somos los únicos que traemos a un especialista o experto semanalmente para que aclare todas las dudas que tengas, también porque somos los únicos que no te sobrecargamos de información así como en el pregrado sino que nos enfocamos en las cosas que siempre preguntan en los exámenes de residencia y además somos los únicos con un equipo de psicólogos y profesionales de la salud que te acompañan en todo el proceso y estamos pendientes de ti en cada momento en que nos necesites ya sea antes del exámen o en el momento de la entrevista.</w:t>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t xml:space="preserve">y para terminar quiero decirte que en realidad 2100 si se paga de contado.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1"/>
        <w:rPr/>
      </w:pPr>
      <w:bookmarkStart w:colFirst="0" w:colLast="0" w:name="_avrvceicrv4a" w:id="26"/>
      <w:bookmarkEnd w:id="26"/>
      <w:r w:rsidDel="00000000" w:rsidR="00000000" w:rsidRPr="00000000">
        <w:rPr>
          <w:rtl w:val="0"/>
        </w:rPr>
        <w:t xml:space="preserve">COMERCIAL 7( tablero)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En medicina está es la diferencia entre el que pasa el exámen de residencia y el que nunca lo hace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numPr>
          <w:ilvl w:val="0"/>
          <w:numId w:val="1"/>
        </w:numPr>
        <w:ind w:left="720" w:hanging="360"/>
        <w:rPr>
          <w:u w:val="none"/>
        </w:rPr>
      </w:pPr>
      <w:r w:rsidDel="00000000" w:rsidR="00000000" w:rsidRPr="00000000">
        <w:rPr>
          <w:rtl w:val="0"/>
        </w:rPr>
        <w:t xml:space="preserve">Uno estudia los temas que siempre salen en los exámenes de residencia</w:t>
      </w:r>
    </w:p>
    <w:p w:rsidR="00000000" w:rsidDel="00000000" w:rsidP="00000000" w:rsidRDefault="00000000" w:rsidRPr="00000000" w14:paraId="000001EE">
      <w:pPr>
        <w:numPr>
          <w:ilvl w:val="0"/>
          <w:numId w:val="1"/>
        </w:numPr>
        <w:ind w:left="720" w:hanging="360"/>
        <w:rPr>
          <w:u w:val="none"/>
        </w:rPr>
      </w:pPr>
      <w:r w:rsidDel="00000000" w:rsidR="00000000" w:rsidRPr="00000000">
        <w:rPr>
          <w:rtl w:val="0"/>
        </w:rPr>
        <w:t xml:space="preserve">El otro trata de estudiar todos los temas posibles como si estuviese en el pregrado</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El uno Utiliza técnicas de estudio basadas en la evidencia como recuperación activa y repetición espaciada</w:t>
      </w:r>
    </w:p>
    <w:p w:rsidR="00000000" w:rsidDel="00000000" w:rsidP="00000000" w:rsidRDefault="00000000" w:rsidRPr="00000000" w14:paraId="000001F1">
      <w:pPr>
        <w:rPr/>
      </w:pPr>
      <w:r w:rsidDel="00000000" w:rsidR="00000000" w:rsidRPr="00000000">
        <w:rPr>
          <w:rtl w:val="0"/>
        </w:rPr>
        <w:t xml:space="preserve">El otro sigue haciendo los mismos resúmenes y leyendo libros o pdfs desactualizados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Y por último uno tiene el apoyo de especialistas o expertos que aclaran las dudas que tenga sobre los temas vistos mientras que otro se queda creyendo que ver clases pregrabadas es suficiente para entenderlo todo.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Si quieres hacer parte de este grupo y en 90 días estar listo para cualquier examen de residencias escribe PARETO en los comentarios y te ayudaremos a prepararte desde hoy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1"/>
        <w:rPr/>
      </w:pPr>
      <w:bookmarkStart w:colFirst="0" w:colLast="0" w:name="_v99sf53v16jr" w:id="27"/>
      <w:bookmarkEnd w:id="27"/>
      <w:r w:rsidDel="00000000" w:rsidR="00000000" w:rsidRPr="00000000">
        <w:rPr>
          <w:rtl w:val="0"/>
        </w:rPr>
        <w:t xml:space="preserve">COMERCIAL 8 (tablero)</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En medicina para pasar un examen de residencia no es lo mismo SABER de una ENFERMEDAD que SABER RESPONDER PREGUNTAS sobre una ENFERMEDAD.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Miremos está por ejemplo:</w:t>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Title"/>
        <w:rPr/>
      </w:pPr>
      <w:bookmarkStart w:colFirst="0" w:colLast="0" w:name="_ufmzcq2koxb4" w:id="28"/>
      <w:bookmarkEnd w:id="28"/>
      <w:r w:rsidDel="00000000" w:rsidR="00000000" w:rsidRPr="00000000">
        <w:rPr>
          <w:rtl w:val="0"/>
        </w:rPr>
        <w:t xml:space="preserve">5 Patrones histológicos para tu examen de residencia parte 1</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DESCRIPCIÓN ANATOMOPATOLÓGICA ABAJO, imagen arriba  CON CONTEO DE 5 SEGUNDOS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numPr>
          <w:ilvl w:val="0"/>
          <w:numId w:val="5"/>
        </w:numPr>
        <w:ind w:left="720" w:hanging="360"/>
        <w:rPr>
          <w:u w:val="none"/>
        </w:rPr>
      </w:pPr>
      <w:r w:rsidDel="00000000" w:rsidR="00000000" w:rsidRPr="00000000">
        <w:rPr>
          <w:rtl w:val="0"/>
        </w:rPr>
        <w:t xml:space="preserve">las células de Reed sternberg</w:t>
      </w:r>
    </w:p>
    <w:p w:rsidR="00000000" w:rsidDel="00000000" w:rsidP="00000000" w:rsidRDefault="00000000" w:rsidRPr="00000000" w14:paraId="00000203">
      <w:pPr>
        <w:numPr>
          <w:ilvl w:val="1"/>
          <w:numId w:val="5"/>
        </w:numPr>
        <w:ind w:left="1440" w:hanging="360"/>
        <w:rPr>
          <w:u w:val="none"/>
        </w:rPr>
      </w:pPr>
      <w:r w:rsidDel="00000000" w:rsidR="00000000" w:rsidRPr="00000000">
        <w:rPr>
          <w:rtl w:val="0"/>
        </w:rPr>
        <w:t xml:space="preserve"> linfomas tipo hodgkin</w:t>
      </w:r>
    </w:p>
    <w:p w:rsidR="00000000" w:rsidDel="00000000" w:rsidP="00000000" w:rsidRDefault="00000000" w:rsidRPr="00000000" w14:paraId="00000204">
      <w:pPr>
        <w:numPr>
          <w:ilvl w:val="0"/>
          <w:numId w:val="5"/>
        </w:numPr>
        <w:ind w:left="720" w:hanging="360"/>
        <w:rPr>
          <w:u w:val="none"/>
        </w:rPr>
      </w:pPr>
      <w:r w:rsidDel="00000000" w:rsidR="00000000" w:rsidRPr="00000000">
        <w:rPr>
          <w:rtl w:val="0"/>
        </w:rPr>
        <w:t xml:space="preserve">Smudge cells células en canasta o difuminadas </w:t>
      </w:r>
    </w:p>
    <w:p w:rsidR="00000000" w:rsidDel="00000000" w:rsidP="00000000" w:rsidRDefault="00000000" w:rsidRPr="00000000" w14:paraId="00000205">
      <w:pPr>
        <w:numPr>
          <w:ilvl w:val="1"/>
          <w:numId w:val="5"/>
        </w:numPr>
        <w:ind w:left="1440" w:hanging="360"/>
        <w:rPr>
          <w:u w:val="none"/>
        </w:rPr>
      </w:pPr>
      <w:r w:rsidDel="00000000" w:rsidR="00000000" w:rsidRPr="00000000">
        <w:rPr>
          <w:rtl w:val="0"/>
        </w:rPr>
        <w:t xml:space="preserve">Leucemia linfocítica crónica</w:t>
      </w:r>
    </w:p>
    <w:p w:rsidR="00000000" w:rsidDel="00000000" w:rsidP="00000000" w:rsidRDefault="00000000" w:rsidRPr="00000000" w14:paraId="00000206">
      <w:pPr>
        <w:numPr>
          <w:ilvl w:val="0"/>
          <w:numId w:val="5"/>
        </w:numPr>
        <w:ind w:left="720" w:hanging="360"/>
        <w:rPr>
          <w:u w:val="none"/>
        </w:rPr>
      </w:pPr>
      <w:r w:rsidDel="00000000" w:rsidR="00000000" w:rsidRPr="00000000">
        <w:rPr>
          <w:rtl w:val="0"/>
        </w:rPr>
        <w:t xml:space="preserve">Cielo estrellado </w:t>
      </w:r>
    </w:p>
    <w:p w:rsidR="00000000" w:rsidDel="00000000" w:rsidP="00000000" w:rsidRDefault="00000000" w:rsidRPr="00000000" w14:paraId="00000207">
      <w:pPr>
        <w:numPr>
          <w:ilvl w:val="1"/>
          <w:numId w:val="5"/>
        </w:numPr>
        <w:ind w:left="1440" w:hanging="360"/>
        <w:rPr>
          <w:u w:val="none"/>
        </w:rPr>
      </w:pPr>
      <w:r w:rsidDel="00000000" w:rsidR="00000000" w:rsidRPr="00000000">
        <w:rPr>
          <w:rtl w:val="0"/>
        </w:rPr>
        <w:t xml:space="preserve">Linfoma de burkitt</w:t>
      </w:r>
    </w:p>
    <w:p w:rsidR="00000000" w:rsidDel="00000000" w:rsidP="00000000" w:rsidRDefault="00000000" w:rsidRPr="00000000" w14:paraId="00000208">
      <w:pPr>
        <w:numPr>
          <w:ilvl w:val="0"/>
          <w:numId w:val="5"/>
        </w:numPr>
        <w:ind w:left="720" w:hanging="360"/>
        <w:rPr>
          <w:u w:val="none"/>
        </w:rPr>
      </w:pPr>
      <w:r w:rsidDel="00000000" w:rsidR="00000000" w:rsidRPr="00000000">
        <w:rPr>
          <w:rtl w:val="0"/>
        </w:rPr>
        <w:t xml:space="preserve">Cuerpos de councilman</w:t>
      </w:r>
    </w:p>
    <w:p w:rsidR="00000000" w:rsidDel="00000000" w:rsidP="00000000" w:rsidRDefault="00000000" w:rsidRPr="00000000" w14:paraId="00000209">
      <w:pPr>
        <w:numPr>
          <w:ilvl w:val="1"/>
          <w:numId w:val="5"/>
        </w:numPr>
        <w:ind w:left="1440" w:hanging="360"/>
        <w:rPr>
          <w:u w:val="none"/>
        </w:rPr>
      </w:pPr>
      <w:r w:rsidDel="00000000" w:rsidR="00000000" w:rsidRPr="00000000">
        <w:rPr>
          <w:rtl w:val="0"/>
        </w:rPr>
        <w:t xml:space="preserve">Fiebre amarilla  y hepatitis viral</w:t>
      </w:r>
    </w:p>
    <w:p w:rsidR="00000000" w:rsidDel="00000000" w:rsidP="00000000" w:rsidRDefault="00000000" w:rsidRPr="00000000" w14:paraId="0000020A">
      <w:pPr>
        <w:numPr>
          <w:ilvl w:val="0"/>
          <w:numId w:val="5"/>
        </w:numPr>
        <w:ind w:left="720" w:hanging="360"/>
        <w:rPr>
          <w:u w:val="none"/>
        </w:rPr>
      </w:pPr>
      <w:r w:rsidDel="00000000" w:rsidR="00000000" w:rsidRPr="00000000">
        <w:rPr>
          <w:rtl w:val="0"/>
        </w:rPr>
        <w:t xml:space="preserve">Megaloblastos con neutrófilos hipersegmentados.</w:t>
      </w:r>
    </w:p>
    <w:p w:rsidR="00000000" w:rsidDel="00000000" w:rsidP="00000000" w:rsidRDefault="00000000" w:rsidRPr="00000000" w14:paraId="0000020B">
      <w:pPr>
        <w:numPr>
          <w:ilvl w:val="1"/>
          <w:numId w:val="5"/>
        </w:numPr>
        <w:ind w:left="1440" w:hanging="360"/>
        <w:rPr>
          <w:u w:val="none"/>
        </w:rPr>
      </w:pPr>
      <w:r w:rsidDel="00000000" w:rsidR="00000000" w:rsidRPr="00000000">
        <w:rPr>
          <w:rtl w:val="0"/>
        </w:rPr>
        <w:t xml:space="preserve">Anemia perniciosa o deficiencia de b12</w:t>
      </w:r>
    </w:p>
    <w:p w:rsidR="00000000" w:rsidDel="00000000" w:rsidP="00000000" w:rsidRDefault="00000000" w:rsidRPr="00000000" w14:paraId="0000020C">
      <w:pPr>
        <w:pStyle w:val="Title"/>
        <w:rPr/>
      </w:pPr>
      <w:bookmarkStart w:colFirst="0" w:colLast="0" w:name="_5s1mjtab82pl" w:id="29"/>
      <w:bookmarkEnd w:id="29"/>
      <w:r w:rsidDel="00000000" w:rsidR="00000000" w:rsidRPr="00000000">
        <w:rPr>
          <w:rtl w:val="0"/>
        </w:rPr>
      </w:r>
    </w:p>
    <w:p w:rsidR="00000000" w:rsidDel="00000000" w:rsidP="00000000" w:rsidRDefault="00000000" w:rsidRPr="00000000" w14:paraId="0000020D">
      <w:pPr>
        <w:pStyle w:val="Title"/>
        <w:rPr/>
      </w:pPr>
      <w:bookmarkStart w:colFirst="0" w:colLast="0" w:name="_dv7exij4hik7" w:id="30"/>
      <w:bookmarkEnd w:id="30"/>
      <w:r w:rsidDel="00000000" w:rsidR="00000000" w:rsidRPr="00000000">
        <w:rPr>
          <w:rtl w:val="0"/>
        </w:rPr>
        <w:t xml:space="preserve">5 Sx radiográficos para nunca olvidar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numPr>
          <w:ilvl w:val="0"/>
          <w:numId w:val="4"/>
        </w:numPr>
        <w:ind w:left="720" w:hanging="360"/>
        <w:rPr>
          <w:u w:val="none"/>
        </w:rPr>
      </w:pPr>
      <w:r w:rsidDel="00000000" w:rsidR="00000000" w:rsidRPr="00000000">
        <w:rPr>
          <w:rtl w:val="0"/>
        </w:rPr>
        <w:t xml:space="preserve">Corazón en bota</w:t>
      </w:r>
    </w:p>
    <w:p w:rsidR="00000000" w:rsidDel="00000000" w:rsidP="00000000" w:rsidRDefault="00000000" w:rsidRPr="00000000" w14:paraId="00000210">
      <w:pPr>
        <w:numPr>
          <w:ilvl w:val="1"/>
          <w:numId w:val="4"/>
        </w:numPr>
        <w:ind w:left="1440" w:hanging="360"/>
        <w:rPr>
          <w:u w:val="none"/>
        </w:rPr>
      </w:pPr>
      <w:r w:rsidDel="00000000" w:rsidR="00000000" w:rsidRPr="00000000">
        <w:rPr>
          <w:rtl w:val="0"/>
        </w:rPr>
        <w:t xml:space="preserve">Tetralogía de fallot</w:t>
      </w:r>
    </w:p>
    <w:p w:rsidR="00000000" w:rsidDel="00000000" w:rsidP="00000000" w:rsidRDefault="00000000" w:rsidRPr="00000000" w14:paraId="00000211">
      <w:pPr>
        <w:numPr>
          <w:ilvl w:val="0"/>
          <w:numId w:val="4"/>
        </w:numPr>
        <w:ind w:left="720" w:hanging="360"/>
        <w:rPr>
          <w:u w:val="none"/>
        </w:rPr>
      </w:pPr>
      <w:r w:rsidDel="00000000" w:rsidR="00000000" w:rsidRPr="00000000">
        <w:rPr>
          <w:rtl w:val="0"/>
        </w:rPr>
        <w:t xml:space="preserve">Doble burbuja</w:t>
      </w:r>
    </w:p>
    <w:p w:rsidR="00000000" w:rsidDel="00000000" w:rsidP="00000000" w:rsidRDefault="00000000" w:rsidRPr="00000000" w14:paraId="00000212">
      <w:pPr>
        <w:numPr>
          <w:ilvl w:val="1"/>
          <w:numId w:val="4"/>
        </w:numPr>
        <w:ind w:left="1440" w:hanging="360"/>
        <w:rPr>
          <w:u w:val="none"/>
        </w:rPr>
      </w:pPr>
      <w:r w:rsidDel="00000000" w:rsidR="00000000" w:rsidRPr="00000000">
        <w:rPr>
          <w:rtl w:val="0"/>
        </w:rPr>
        <w:t xml:space="preserve">Atresia duodenal</w:t>
      </w:r>
    </w:p>
    <w:p w:rsidR="00000000" w:rsidDel="00000000" w:rsidP="00000000" w:rsidRDefault="00000000" w:rsidRPr="00000000" w14:paraId="00000213">
      <w:pPr>
        <w:numPr>
          <w:ilvl w:val="0"/>
          <w:numId w:val="4"/>
        </w:numPr>
        <w:ind w:left="720" w:hanging="360"/>
        <w:rPr>
          <w:u w:val="none"/>
        </w:rPr>
      </w:pPr>
      <w:r w:rsidDel="00000000" w:rsidR="00000000" w:rsidRPr="00000000">
        <w:rPr>
          <w:rtl w:val="0"/>
        </w:rPr>
        <w:t xml:space="preserve">Grano de cafè</w:t>
      </w:r>
    </w:p>
    <w:p w:rsidR="00000000" w:rsidDel="00000000" w:rsidP="00000000" w:rsidRDefault="00000000" w:rsidRPr="00000000" w14:paraId="00000214">
      <w:pPr>
        <w:numPr>
          <w:ilvl w:val="1"/>
          <w:numId w:val="4"/>
        </w:numPr>
        <w:ind w:left="1440" w:hanging="360"/>
        <w:rPr>
          <w:u w:val="none"/>
        </w:rPr>
      </w:pPr>
      <w:r w:rsidDel="00000000" w:rsidR="00000000" w:rsidRPr="00000000">
        <w:rPr>
          <w:rtl w:val="0"/>
        </w:rPr>
        <w:t xml:space="preserve">Vólvulo del sigmoides</w:t>
      </w:r>
    </w:p>
    <w:p w:rsidR="00000000" w:rsidDel="00000000" w:rsidP="00000000" w:rsidRDefault="00000000" w:rsidRPr="00000000" w14:paraId="00000215">
      <w:pPr>
        <w:numPr>
          <w:ilvl w:val="0"/>
          <w:numId w:val="4"/>
        </w:numPr>
        <w:ind w:left="720" w:hanging="360"/>
        <w:rPr>
          <w:u w:val="none"/>
        </w:rPr>
      </w:pPr>
      <w:r w:rsidDel="00000000" w:rsidR="00000000" w:rsidRPr="00000000">
        <w:rPr>
          <w:rtl w:val="0"/>
        </w:rPr>
        <w:t xml:space="preserve">Joroba de hampton</w:t>
      </w:r>
    </w:p>
    <w:p w:rsidR="00000000" w:rsidDel="00000000" w:rsidP="00000000" w:rsidRDefault="00000000" w:rsidRPr="00000000" w14:paraId="00000216">
      <w:pPr>
        <w:numPr>
          <w:ilvl w:val="1"/>
          <w:numId w:val="4"/>
        </w:numPr>
        <w:ind w:left="1440" w:hanging="360"/>
        <w:rPr>
          <w:u w:val="none"/>
        </w:rPr>
      </w:pPr>
      <w:r w:rsidDel="00000000" w:rsidR="00000000" w:rsidRPr="00000000">
        <w:rPr>
          <w:rtl w:val="0"/>
        </w:rPr>
        <w:t xml:space="preserve">TEP</w:t>
      </w:r>
    </w:p>
    <w:p w:rsidR="00000000" w:rsidDel="00000000" w:rsidP="00000000" w:rsidRDefault="00000000" w:rsidRPr="00000000" w14:paraId="00000217">
      <w:pPr>
        <w:numPr>
          <w:ilvl w:val="0"/>
          <w:numId w:val="4"/>
        </w:numPr>
        <w:ind w:left="720" w:hanging="360"/>
        <w:rPr>
          <w:u w:val="none"/>
        </w:rPr>
      </w:pPr>
      <w:r w:rsidDel="00000000" w:rsidR="00000000" w:rsidRPr="00000000">
        <w:rPr>
          <w:rtl w:val="0"/>
        </w:rPr>
        <w:t xml:space="preserve">Punta de lápiz o reloj de arena</w:t>
      </w:r>
    </w:p>
    <w:p w:rsidR="00000000" w:rsidDel="00000000" w:rsidP="00000000" w:rsidRDefault="00000000" w:rsidRPr="00000000" w14:paraId="00000218">
      <w:pPr>
        <w:numPr>
          <w:ilvl w:val="1"/>
          <w:numId w:val="4"/>
        </w:numPr>
        <w:ind w:left="1440" w:hanging="360"/>
        <w:rPr>
          <w:u w:val="none"/>
        </w:rPr>
      </w:pPr>
      <w:r w:rsidDel="00000000" w:rsidR="00000000" w:rsidRPr="00000000">
        <w:rPr>
          <w:rtl w:val="0"/>
        </w:rPr>
        <w:t xml:space="preserve">Crup</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stagram.com/explore/tags/especializaci%C3%B3nm%C3%A9dica/" TargetMode="External"/><Relationship Id="rId42" Type="http://schemas.openxmlformats.org/officeDocument/2006/relationships/hyperlink" Target="https://www.instagram.com/explore/tags/medicina/" TargetMode="External"/><Relationship Id="rId41" Type="http://schemas.openxmlformats.org/officeDocument/2006/relationships/hyperlink" Target="https://www.instagram.com/explore/tags/medicina/" TargetMode="External"/><Relationship Id="rId44" Type="http://schemas.openxmlformats.org/officeDocument/2006/relationships/hyperlink" Target="https://www.instagram.com/explore/tags/m%C3%A9dico/" TargetMode="External"/><Relationship Id="rId43" Type="http://schemas.openxmlformats.org/officeDocument/2006/relationships/hyperlink" Target="https://www.instagram.com/explore/tags/m%C3%A9dico/" TargetMode="External"/><Relationship Id="rId46" Type="http://schemas.openxmlformats.org/officeDocument/2006/relationships/hyperlink" Target="https://www.instagram.com/explore/tags/especialidadmedica/" TargetMode="External"/><Relationship Id="rId45" Type="http://schemas.openxmlformats.org/officeDocument/2006/relationships/hyperlink" Target="https://www.instagram.com/explore/tags/casoscl%C3%ADnicos/" TargetMode="External"/><Relationship Id="rId48" Type="http://schemas.openxmlformats.org/officeDocument/2006/relationships/hyperlink" Target="https://www.instagram.com/explore/tags/especialidad/" TargetMode="External"/><Relationship Id="rId47" Type="http://schemas.openxmlformats.org/officeDocument/2006/relationships/hyperlink" Target="https://www.instagram.com/explore/tags/especialidadmedica/" TargetMode="External"/><Relationship Id="rId49" Type="http://schemas.openxmlformats.org/officeDocument/2006/relationships/hyperlink" Target="https://www.instagram.com/explore/tags/especialidad/" TargetMode="External"/><Relationship Id="rId31" Type="http://schemas.openxmlformats.org/officeDocument/2006/relationships/hyperlink" Target="https://www.instagram.com/explore/tags/infectolog%C3%ADa/" TargetMode="External"/><Relationship Id="rId30" Type="http://schemas.openxmlformats.org/officeDocument/2006/relationships/hyperlink" Target="https://www.instagram.com/explore/tags/infectolog%C3%ADa/" TargetMode="External"/><Relationship Id="rId33" Type="http://schemas.openxmlformats.org/officeDocument/2006/relationships/hyperlink" Target="https://www.instagram.com/explore/tags/endocrinolog%C3%ADa/" TargetMode="External"/><Relationship Id="rId32" Type="http://schemas.openxmlformats.org/officeDocument/2006/relationships/hyperlink" Target="https://www.instagram.com/explore/tags/endocrinolog%C3%ADa/" TargetMode="External"/><Relationship Id="rId35" Type="http://schemas.openxmlformats.org/officeDocument/2006/relationships/hyperlink" Target="https://www.instagram.com/explore/tags/nefrolog%C3%ADa/" TargetMode="External"/><Relationship Id="rId34" Type="http://schemas.openxmlformats.org/officeDocument/2006/relationships/hyperlink" Target="https://www.instagram.com/explore/tags/nefrolog%C3%ADa/" TargetMode="External"/><Relationship Id="rId37" Type="http://schemas.openxmlformats.org/officeDocument/2006/relationships/hyperlink" Target="https://www.instagram.com/explore/tags/residencias/" TargetMode="External"/><Relationship Id="rId36" Type="http://schemas.openxmlformats.org/officeDocument/2006/relationships/hyperlink" Target="https://docs.google.com/spreadsheets/d/1XrKXQ2yCkd39A90g0U6lKdMgagl9OXIRCbQCCKZK8QU/edit?gid=4454751#gid=4454751" TargetMode="External"/><Relationship Id="rId39" Type="http://schemas.openxmlformats.org/officeDocument/2006/relationships/hyperlink" Target="https://www.instagram.com/explore/tags/especializaci%C3%B3nm%C3%A9dica/" TargetMode="External"/><Relationship Id="rId38" Type="http://schemas.openxmlformats.org/officeDocument/2006/relationships/hyperlink" Target="https://www.instagram.com/explore/tags/residencias/" TargetMode="External"/><Relationship Id="rId20" Type="http://schemas.openxmlformats.org/officeDocument/2006/relationships/hyperlink" Target="https://www.instagram.com/explore/tags/salud/" TargetMode="External"/><Relationship Id="rId22" Type="http://schemas.openxmlformats.org/officeDocument/2006/relationships/hyperlink" Target="https://www.instagram.com/explore/tags/nefrologia/" TargetMode="External"/><Relationship Id="rId21" Type="http://schemas.openxmlformats.org/officeDocument/2006/relationships/hyperlink" Target="https://www.instagram.com/explore/tags/residente/" TargetMode="External"/><Relationship Id="rId24" Type="http://schemas.openxmlformats.org/officeDocument/2006/relationships/hyperlink" Target="https://www.instagram.com/explore/tags/otorrinolaringologia/" TargetMode="External"/><Relationship Id="rId23" Type="http://schemas.openxmlformats.org/officeDocument/2006/relationships/hyperlink" Target="https://www.instagram.com/explore/tags/nefrologia/" TargetMode="External"/><Relationship Id="rId26" Type="http://schemas.openxmlformats.org/officeDocument/2006/relationships/hyperlink" Target="https://www.instagram.com/explore/tags/neurologia/" TargetMode="External"/><Relationship Id="rId25" Type="http://schemas.openxmlformats.org/officeDocument/2006/relationships/hyperlink" Target="https://www.instagram.com/explore/tags/otorrinolaringologia/" TargetMode="External"/><Relationship Id="rId28" Type="http://schemas.openxmlformats.org/officeDocument/2006/relationships/hyperlink" Target="https://www.instagram.com/explore/tags/endocrinologia/" TargetMode="External"/><Relationship Id="rId27" Type="http://schemas.openxmlformats.org/officeDocument/2006/relationships/hyperlink" Target="https://www.instagram.com/explore/tags/neurologia/" TargetMode="External"/><Relationship Id="rId29" Type="http://schemas.openxmlformats.org/officeDocument/2006/relationships/hyperlink" Target="https://www.instagram.com/explore/tags/endocrinologia/" TargetMode="External"/><Relationship Id="rId95" Type="http://schemas.openxmlformats.org/officeDocument/2006/relationships/hyperlink" Target="https://www.instagram.com/explore/tags/nefrolog%C3%ADa/" TargetMode="External"/><Relationship Id="rId94" Type="http://schemas.openxmlformats.org/officeDocument/2006/relationships/hyperlink" Target="https://www.instagram.com/explore/tags/nefrolog%C3%ADa/" TargetMode="External"/><Relationship Id="rId97" Type="http://schemas.openxmlformats.org/officeDocument/2006/relationships/image" Target="media/image2.jpg"/><Relationship Id="rId96" Type="http://schemas.openxmlformats.org/officeDocument/2006/relationships/image" Target="media/image1.jpg"/><Relationship Id="rId11" Type="http://schemas.openxmlformats.org/officeDocument/2006/relationships/hyperlink" Target="https://www.instagram.com/explore/tags/medicina/" TargetMode="External"/><Relationship Id="rId10" Type="http://schemas.openxmlformats.org/officeDocument/2006/relationships/hyperlink" Target="https://www.instagram.com/explore/tags/medicina/" TargetMode="External"/><Relationship Id="rId13" Type="http://schemas.openxmlformats.org/officeDocument/2006/relationships/hyperlink" Target="https://www.instagram.com/explore/tags/m%C3%A9dico/" TargetMode="External"/><Relationship Id="rId12" Type="http://schemas.openxmlformats.org/officeDocument/2006/relationships/hyperlink" Target="https://www.instagram.com/explore/tags/m%C3%A9dico/" TargetMode="External"/><Relationship Id="rId91" Type="http://schemas.openxmlformats.org/officeDocument/2006/relationships/hyperlink" Target="https://www.instagram.com/explore/tags/infectolog%C3%ADa/" TargetMode="External"/><Relationship Id="rId90" Type="http://schemas.openxmlformats.org/officeDocument/2006/relationships/hyperlink" Target="https://www.instagram.com/explore/tags/infectolog%C3%ADa/" TargetMode="External"/><Relationship Id="rId93" Type="http://schemas.openxmlformats.org/officeDocument/2006/relationships/hyperlink" Target="https://www.instagram.com/explore/tags/endocrinolog%C3%ADa/" TargetMode="External"/><Relationship Id="rId92" Type="http://schemas.openxmlformats.org/officeDocument/2006/relationships/hyperlink" Target="https://www.instagram.com/explore/tags/endocrinolog%C3%ADa/" TargetMode="External"/><Relationship Id="rId15" Type="http://schemas.openxmlformats.org/officeDocument/2006/relationships/hyperlink" Target="https://www.instagram.com/explore/tags/especialidadmedica/" TargetMode="External"/><Relationship Id="rId14" Type="http://schemas.openxmlformats.org/officeDocument/2006/relationships/hyperlink" Target="https://www.instagram.com/explore/tags/casoscl%C3%ADnicos/" TargetMode="External"/><Relationship Id="rId17" Type="http://schemas.openxmlformats.org/officeDocument/2006/relationships/hyperlink" Target="https://www.instagram.com/explore/tags/especialidad/" TargetMode="External"/><Relationship Id="rId16" Type="http://schemas.openxmlformats.org/officeDocument/2006/relationships/hyperlink" Target="https://www.instagram.com/explore/tags/especialidadmedica/" TargetMode="External"/><Relationship Id="rId19" Type="http://schemas.openxmlformats.org/officeDocument/2006/relationships/hyperlink" Target="https://www.instagram.com/explore/tags/salud/" TargetMode="External"/><Relationship Id="rId18" Type="http://schemas.openxmlformats.org/officeDocument/2006/relationships/hyperlink" Target="https://www.instagram.com/explore/tags/especialidad/" TargetMode="External"/><Relationship Id="rId84" Type="http://schemas.openxmlformats.org/officeDocument/2006/relationships/hyperlink" Target="https://www.instagram.com/explore/tags/otorrinolaringologia/" TargetMode="External"/><Relationship Id="rId83" Type="http://schemas.openxmlformats.org/officeDocument/2006/relationships/hyperlink" Target="https://www.instagram.com/explore/tags/nefrologia/" TargetMode="External"/><Relationship Id="rId86" Type="http://schemas.openxmlformats.org/officeDocument/2006/relationships/hyperlink" Target="https://www.instagram.com/explore/tags/neurologia/" TargetMode="External"/><Relationship Id="rId85" Type="http://schemas.openxmlformats.org/officeDocument/2006/relationships/hyperlink" Target="https://www.instagram.com/explore/tags/otorrinolaringologia/" TargetMode="External"/><Relationship Id="rId88" Type="http://schemas.openxmlformats.org/officeDocument/2006/relationships/hyperlink" Target="https://www.instagram.com/explore/tags/endocrinologia/" TargetMode="External"/><Relationship Id="rId87" Type="http://schemas.openxmlformats.org/officeDocument/2006/relationships/hyperlink" Target="https://www.instagram.com/explore/tags/neurologia/" TargetMode="External"/><Relationship Id="rId89" Type="http://schemas.openxmlformats.org/officeDocument/2006/relationships/hyperlink" Target="https://www.instagram.com/explore/tags/endocrinologia/" TargetMode="External"/><Relationship Id="rId80" Type="http://schemas.openxmlformats.org/officeDocument/2006/relationships/hyperlink" Target="https://www.instagram.com/explore/tags/salud/" TargetMode="External"/><Relationship Id="rId82" Type="http://schemas.openxmlformats.org/officeDocument/2006/relationships/hyperlink" Target="https://www.instagram.com/explore/tags/nefrologia/" TargetMode="External"/><Relationship Id="rId81" Type="http://schemas.openxmlformats.org/officeDocument/2006/relationships/hyperlink" Target="https://www.instagram.com/explore/tags/reside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explore/tags/especializaci%C3%B3nm%C3%A9dica/" TargetMode="External"/><Relationship Id="rId5" Type="http://schemas.openxmlformats.org/officeDocument/2006/relationships/styles" Target="styles.xml"/><Relationship Id="rId6" Type="http://schemas.openxmlformats.org/officeDocument/2006/relationships/hyperlink" Target="https://www.instagram.com/explore/tags/residencias/" TargetMode="External"/><Relationship Id="rId7" Type="http://schemas.openxmlformats.org/officeDocument/2006/relationships/hyperlink" Target="https://www.instagram.com/explore/tags/residencias/" TargetMode="External"/><Relationship Id="rId8" Type="http://schemas.openxmlformats.org/officeDocument/2006/relationships/hyperlink" Target="https://www.instagram.com/explore/tags/especializaci%C3%B3nm%C3%A9dica/" TargetMode="External"/><Relationship Id="rId73" Type="http://schemas.openxmlformats.org/officeDocument/2006/relationships/hyperlink" Target="https://www.instagram.com/explore/tags/m%C3%A9dico/" TargetMode="External"/><Relationship Id="rId72" Type="http://schemas.openxmlformats.org/officeDocument/2006/relationships/hyperlink" Target="https://www.instagram.com/explore/tags/medicina/" TargetMode="External"/><Relationship Id="rId75" Type="http://schemas.openxmlformats.org/officeDocument/2006/relationships/hyperlink" Target="https://www.instagram.com/explore/tags/casoscl%C3%ADnicos/" TargetMode="External"/><Relationship Id="rId74" Type="http://schemas.openxmlformats.org/officeDocument/2006/relationships/hyperlink" Target="https://www.instagram.com/explore/tags/m%C3%A9dico/" TargetMode="External"/><Relationship Id="rId77" Type="http://schemas.openxmlformats.org/officeDocument/2006/relationships/hyperlink" Target="https://www.instagram.com/explore/tags/especialidadmedica/" TargetMode="External"/><Relationship Id="rId76" Type="http://schemas.openxmlformats.org/officeDocument/2006/relationships/hyperlink" Target="https://www.instagram.com/explore/tags/especialidadmedica/" TargetMode="External"/><Relationship Id="rId79" Type="http://schemas.openxmlformats.org/officeDocument/2006/relationships/hyperlink" Target="https://www.instagram.com/explore/tags/salud/" TargetMode="External"/><Relationship Id="rId78" Type="http://schemas.openxmlformats.org/officeDocument/2006/relationships/hyperlink" Target="https://www.instagram.com/explore/tags/especialidad/" TargetMode="External"/><Relationship Id="rId71" Type="http://schemas.openxmlformats.org/officeDocument/2006/relationships/hyperlink" Target="https://www.instagram.com/explore/tags/medicina/" TargetMode="External"/><Relationship Id="rId70" Type="http://schemas.openxmlformats.org/officeDocument/2006/relationships/hyperlink" Target="https://www.instagram.com/explore/tags/especializaci%C3%B3nm%C3%A9dica/" TargetMode="External"/><Relationship Id="rId62" Type="http://schemas.openxmlformats.org/officeDocument/2006/relationships/hyperlink" Target="https://www.instagram.com/explore/tags/infectolog%C3%ADa/" TargetMode="External"/><Relationship Id="rId61" Type="http://schemas.openxmlformats.org/officeDocument/2006/relationships/hyperlink" Target="https://www.instagram.com/explore/tags/infectolog%C3%ADa/" TargetMode="External"/><Relationship Id="rId64" Type="http://schemas.openxmlformats.org/officeDocument/2006/relationships/hyperlink" Target="https://www.instagram.com/explore/tags/endocrinolog%C3%ADa/" TargetMode="External"/><Relationship Id="rId63" Type="http://schemas.openxmlformats.org/officeDocument/2006/relationships/hyperlink" Target="https://www.instagram.com/explore/tags/endocrinolog%C3%ADa/" TargetMode="External"/><Relationship Id="rId66" Type="http://schemas.openxmlformats.org/officeDocument/2006/relationships/hyperlink" Target="https://www.instagram.com/explore/tags/nefrolog%C3%ADa/" TargetMode="External"/><Relationship Id="rId65" Type="http://schemas.openxmlformats.org/officeDocument/2006/relationships/hyperlink" Target="https://www.instagram.com/explore/tags/nefrolog%C3%ADa/" TargetMode="External"/><Relationship Id="rId68" Type="http://schemas.openxmlformats.org/officeDocument/2006/relationships/hyperlink" Target="https://www.instagram.com/explore/tags/residencias/" TargetMode="External"/><Relationship Id="rId67" Type="http://schemas.openxmlformats.org/officeDocument/2006/relationships/hyperlink" Target="https://www.instagram.com/explore/tags/residencias/" TargetMode="External"/><Relationship Id="rId60" Type="http://schemas.openxmlformats.org/officeDocument/2006/relationships/hyperlink" Target="https://www.instagram.com/explore/tags/endocrinologia/" TargetMode="External"/><Relationship Id="rId69" Type="http://schemas.openxmlformats.org/officeDocument/2006/relationships/hyperlink" Target="https://www.instagram.com/explore/tags/especializaci%C3%B3nm%C3%A9dica/" TargetMode="External"/><Relationship Id="rId51" Type="http://schemas.openxmlformats.org/officeDocument/2006/relationships/hyperlink" Target="https://www.instagram.com/explore/tags/salud/" TargetMode="External"/><Relationship Id="rId50" Type="http://schemas.openxmlformats.org/officeDocument/2006/relationships/hyperlink" Target="https://www.instagram.com/explore/tags/salud/" TargetMode="External"/><Relationship Id="rId53" Type="http://schemas.openxmlformats.org/officeDocument/2006/relationships/hyperlink" Target="https://www.instagram.com/explore/tags/nefrologia/" TargetMode="External"/><Relationship Id="rId52" Type="http://schemas.openxmlformats.org/officeDocument/2006/relationships/hyperlink" Target="https://www.instagram.com/explore/tags/residente/" TargetMode="External"/><Relationship Id="rId55" Type="http://schemas.openxmlformats.org/officeDocument/2006/relationships/hyperlink" Target="https://www.instagram.com/explore/tags/otorrinolaringologia/" TargetMode="External"/><Relationship Id="rId54" Type="http://schemas.openxmlformats.org/officeDocument/2006/relationships/hyperlink" Target="https://www.instagram.com/explore/tags/nefrologia/" TargetMode="External"/><Relationship Id="rId57" Type="http://schemas.openxmlformats.org/officeDocument/2006/relationships/hyperlink" Target="https://www.instagram.com/explore/tags/neurologia/" TargetMode="External"/><Relationship Id="rId56" Type="http://schemas.openxmlformats.org/officeDocument/2006/relationships/hyperlink" Target="https://www.instagram.com/explore/tags/otorrinolaringologia/" TargetMode="External"/><Relationship Id="rId59" Type="http://schemas.openxmlformats.org/officeDocument/2006/relationships/hyperlink" Target="https://www.instagram.com/explore/tags/endocrinologia/" TargetMode="External"/><Relationship Id="rId58" Type="http://schemas.openxmlformats.org/officeDocument/2006/relationships/hyperlink" Target="https://www.instagram.com/explore/tags/neurolog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