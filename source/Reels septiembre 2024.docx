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sz w:val="32"/>
          <w:szCs w:val="32"/>
        </w:rPr>
      </w:pPr>
      <w:bookmarkStart w:colFirst="0" w:colLast="0" w:name="_6r7zzfd75jbq" w:id="0"/>
      <w:bookmarkEnd w:id="0"/>
      <w:r w:rsidDel="00000000" w:rsidR="00000000" w:rsidRPr="00000000">
        <w:rPr>
          <w:b w:val="1"/>
          <w:bCs w:val="1"/>
          <w:sz w:val="32"/>
          <w:szCs w:val="32"/>
          <w:rtl w:val="0"/>
        </w:rPr>
        <w:t xml:space="preserve">  Explicación del documento (leer detenidamente)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10"/>
        </w:numPr>
        <w:ind w:left="720" w:hanging="360"/>
        <w:jc w:val="both"/>
        <w:rPr>
          <w:sz w:val="24"/>
          <w:szCs w:val="24"/>
          <w:u w:val="none"/>
        </w:rPr>
      </w:pPr>
      <w:r w:rsidDel="00000000" w:rsidR="00000000" w:rsidRPr="00000000">
        <w:rPr>
          <w:sz w:val="24"/>
          <w:szCs w:val="24"/>
          <w:rtl w:val="0"/>
        </w:rPr>
        <w:t xml:space="preserve">Cada reel va separado por su título con un encabezado para que sea más fácil navegar a través del documento. </w:t>
      </w:r>
    </w:p>
    <w:p w:rsidR="00000000" w:rsidDel="00000000" w:rsidP="00000000" w:rsidRDefault="00000000" w:rsidRPr="00000000" w14:paraId="00000004">
      <w:pPr>
        <w:numPr>
          <w:ilvl w:val="0"/>
          <w:numId w:val="10"/>
        </w:numPr>
        <w:ind w:left="720" w:hanging="360"/>
        <w:jc w:val="both"/>
        <w:rPr>
          <w:sz w:val="24"/>
          <w:szCs w:val="24"/>
          <w:u w:val="none"/>
        </w:rPr>
      </w:pPr>
      <w:r w:rsidDel="00000000" w:rsidR="00000000" w:rsidRPr="00000000">
        <w:rPr>
          <w:sz w:val="24"/>
          <w:szCs w:val="24"/>
          <w:rtl w:val="0"/>
        </w:rPr>
        <w:t xml:space="preserve">Como subtítulo se especifica si es de teleprompter o de tablero para mejor entendimiento.  </w:t>
      </w:r>
    </w:p>
    <w:p w:rsidR="00000000" w:rsidDel="00000000" w:rsidP="00000000" w:rsidRDefault="00000000" w:rsidRPr="00000000" w14:paraId="00000005">
      <w:pPr>
        <w:numPr>
          <w:ilvl w:val="0"/>
          <w:numId w:val="10"/>
        </w:numPr>
        <w:ind w:left="720" w:hanging="360"/>
        <w:jc w:val="both"/>
        <w:rPr>
          <w:u w:val="none"/>
        </w:rPr>
      </w:pPr>
      <w:r w:rsidDel="00000000" w:rsidR="00000000" w:rsidRPr="00000000">
        <w:rPr>
          <w:sz w:val="24"/>
          <w:szCs w:val="24"/>
          <w:rtl w:val="0"/>
        </w:rPr>
        <w:t xml:space="preserve">En la redacción de cada reel  se debe redactar también al final el copy que acompaña a la publicación en formato diferente (subrayado) y con espaciado para que se entienda; ejemplo:</w:t>
        <w:br w:type="textWrapping"/>
        <w:br w:type="textWrapping"/>
      </w:r>
      <w:r w:rsidDel="00000000" w:rsidR="00000000" w:rsidRPr="00000000">
        <w:rPr>
          <w:sz w:val="24"/>
          <w:szCs w:val="24"/>
          <w:u w:val="single"/>
          <w:rtl w:val="0"/>
        </w:rPr>
        <w:t xml:space="preserve">Copy de la publicación:</w:t>
        <w:br w:type="textWrapping"/>
        <w:br w:type="textWrapping"/>
      </w:r>
      <w:r w:rsidDel="00000000" w:rsidR="00000000" w:rsidRPr="00000000">
        <w:rPr>
          <w:sz w:val="24"/>
          <w:szCs w:val="24"/>
          <w:rtl w:val="0"/>
        </w:rPr>
        <w:t xml:space="preserve">En medicina el qué pasa un examen de residencias no es el MÁS estudia, sino el que MEJOR lo hace 🤓! Descubre que hace especial a Paretomed ☝🏻😉</w:t>
      </w:r>
      <w:hyperlink r:id="rId7">
        <w:r w:rsidDel="00000000" w:rsidR="00000000" w:rsidRPr="00000000">
          <w:rPr>
            <w:sz w:val="24"/>
            <w:szCs w:val="24"/>
            <w:rtl w:val="0"/>
          </w:rPr>
          <w:t xml:space="preserve"> </w:t>
        </w:r>
      </w:hyperlink>
      <w:hyperlink r:id="rId8">
        <w:r w:rsidDel="00000000" w:rsidR="00000000" w:rsidRPr="00000000">
          <w:rPr>
            <w:color w:val="1155cc"/>
            <w:sz w:val="24"/>
            <w:szCs w:val="24"/>
            <w:rtl w:val="0"/>
          </w:rPr>
          <w:t xml:space="preserve">#Residencias</w:t>
        </w:r>
      </w:hyperlink>
      <w:hyperlink r:id="rId9">
        <w:r w:rsidDel="00000000" w:rsidR="00000000" w:rsidRPr="00000000">
          <w:rPr>
            <w:sz w:val="24"/>
            <w:szCs w:val="24"/>
            <w:rtl w:val="0"/>
          </w:rPr>
          <w:t xml:space="preserve"> </w:t>
        </w:r>
      </w:hyperlink>
      <w:hyperlink r:id="rId10">
        <w:r w:rsidDel="00000000" w:rsidR="00000000" w:rsidRPr="00000000">
          <w:rPr>
            <w:color w:val="1155cc"/>
            <w:sz w:val="24"/>
            <w:szCs w:val="24"/>
            <w:rtl w:val="0"/>
          </w:rPr>
          <w:t xml:space="preserve">#EspecializaciónMédica</w:t>
        </w:r>
      </w:hyperlink>
      <w:hyperlink r:id="rId11">
        <w:r w:rsidDel="00000000" w:rsidR="00000000" w:rsidRPr="00000000">
          <w:rPr>
            <w:sz w:val="24"/>
            <w:szCs w:val="24"/>
            <w:rtl w:val="0"/>
          </w:rPr>
          <w:t xml:space="preserve"> </w:t>
        </w:r>
      </w:hyperlink>
      <w:hyperlink r:id="rId12">
        <w:r w:rsidDel="00000000" w:rsidR="00000000" w:rsidRPr="00000000">
          <w:rPr>
            <w:color w:val="1155cc"/>
            <w:sz w:val="24"/>
            <w:szCs w:val="24"/>
            <w:rtl w:val="0"/>
          </w:rPr>
          <w:t xml:space="preserve">#medicina</w:t>
        </w:r>
      </w:hyperlink>
      <w:hyperlink r:id="rId13">
        <w:r w:rsidDel="00000000" w:rsidR="00000000" w:rsidRPr="00000000">
          <w:rPr>
            <w:sz w:val="24"/>
            <w:szCs w:val="24"/>
            <w:rtl w:val="0"/>
          </w:rPr>
          <w:t xml:space="preserve"> </w:t>
        </w:r>
      </w:hyperlink>
      <w:hyperlink r:id="rId14">
        <w:r w:rsidDel="00000000" w:rsidR="00000000" w:rsidRPr="00000000">
          <w:rPr>
            <w:color w:val="1155cc"/>
            <w:sz w:val="24"/>
            <w:szCs w:val="24"/>
            <w:rtl w:val="0"/>
          </w:rPr>
          <w:t xml:space="preserve">#médico</w:t>
        </w:r>
      </w:hyperlink>
      <w:r w:rsidDel="00000000" w:rsidR="00000000" w:rsidRPr="00000000">
        <w:rPr>
          <w:rtl w:val="0"/>
        </w:rPr>
        <w:t xml:space="preserve"> </w:t>
      </w:r>
      <w:hyperlink r:id="rId15">
        <w:r w:rsidDel="00000000" w:rsidR="00000000" w:rsidRPr="00000000">
          <w:rPr>
            <w:color w:val="1155cc"/>
            <w:sz w:val="24"/>
            <w:szCs w:val="24"/>
            <w:rtl w:val="0"/>
          </w:rPr>
          <w:t xml:space="preserve">#CasosClínicos</w:t>
        </w:r>
      </w:hyperlink>
      <w:hyperlink r:id="rId16">
        <w:r w:rsidDel="00000000" w:rsidR="00000000" w:rsidRPr="00000000">
          <w:rPr>
            <w:sz w:val="24"/>
            <w:szCs w:val="24"/>
            <w:rtl w:val="0"/>
          </w:rPr>
          <w:t xml:space="preserve"> </w:t>
        </w:r>
      </w:hyperlink>
      <w:hyperlink r:id="rId17">
        <w:r w:rsidDel="00000000" w:rsidR="00000000" w:rsidRPr="00000000">
          <w:rPr>
            <w:color w:val="1155cc"/>
            <w:sz w:val="24"/>
            <w:szCs w:val="24"/>
            <w:rtl w:val="0"/>
          </w:rPr>
          <w:t xml:space="preserve">#EspecialidadMedica</w:t>
        </w:r>
      </w:hyperlink>
      <w:hyperlink r:id="rId18">
        <w:r w:rsidDel="00000000" w:rsidR="00000000" w:rsidRPr="00000000">
          <w:rPr>
            <w:sz w:val="24"/>
            <w:szCs w:val="24"/>
            <w:rtl w:val="0"/>
          </w:rPr>
          <w:t xml:space="preserve"> </w:t>
        </w:r>
      </w:hyperlink>
      <w:hyperlink r:id="rId19">
        <w:r w:rsidDel="00000000" w:rsidR="00000000" w:rsidRPr="00000000">
          <w:rPr>
            <w:color w:val="1155cc"/>
            <w:sz w:val="24"/>
            <w:szCs w:val="24"/>
            <w:rtl w:val="0"/>
          </w:rPr>
          <w:t xml:space="preserve">#especialidad</w:t>
        </w:r>
      </w:hyperlink>
      <w:hyperlink r:id="rId20">
        <w:r w:rsidDel="00000000" w:rsidR="00000000" w:rsidRPr="00000000">
          <w:rPr>
            <w:sz w:val="24"/>
            <w:szCs w:val="24"/>
            <w:rtl w:val="0"/>
          </w:rPr>
          <w:t xml:space="preserve"> </w:t>
        </w:r>
      </w:hyperlink>
      <w:hyperlink r:id="rId21">
        <w:r w:rsidDel="00000000" w:rsidR="00000000" w:rsidRPr="00000000">
          <w:rPr>
            <w:color w:val="1155cc"/>
            <w:sz w:val="24"/>
            <w:szCs w:val="24"/>
            <w:rtl w:val="0"/>
          </w:rPr>
          <w:t xml:space="preserve">#salud</w:t>
        </w:r>
      </w:hyperlink>
      <w:r w:rsidDel="00000000" w:rsidR="00000000" w:rsidRPr="00000000">
        <w:rPr>
          <w:rtl w:val="0"/>
        </w:rPr>
        <w:t xml:space="preserve"> </w:t>
      </w:r>
      <w:hyperlink r:id="rId22">
        <w:r w:rsidDel="00000000" w:rsidR="00000000" w:rsidRPr="00000000">
          <w:rPr>
            <w:color w:val="1155cc"/>
            <w:sz w:val="24"/>
            <w:szCs w:val="24"/>
            <w:rtl w:val="0"/>
          </w:rPr>
          <w:t xml:space="preserve">#Residente</w:t>
        </w:r>
      </w:hyperlink>
      <w:hyperlink r:id="rId23">
        <w:r w:rsidDel="00000000" w:rsidR="00000000" w:rsidRPr="00000000">
          <w:rPr>
            <w:sz w:val="24"/>
            <w:szCs w:val="24"/>
            <w:rtl w:val="0"/>
          </w:rPr>
          <w:t xml:space="preserve"> </w:t>
        </w:r>
      </w:hyperlink>
      <w:hyperlink r:id="rId24">
        <w:r w:rsidDel="00000000" w:rsidR="00000000" w:rsidRPr="00000000">
          <w:rPr>
            <w:color w:val="1155cc"/>
            <w:sz w:val="24"/>
            <w:szCs w:val="24"/>
            <w:rtl w:val="0"/>
          </w:rPr>
          <w:t xml:space="preserve">#nefrologia</w:t>
        </w:r>
      </w:hyperlink>
      <w:hyperlink r:id="rId25">
        <w:r w:rsidDel="00000000" w:rsidR="00000000" w:rsidRPr="00000000">
          <w:rPr>
            <w:sz w:val="24"/>
            <w:szCs w:val="24"/>
            <w:rtl w:val="0"/>
          </w:rPr>
          <w:t xml:space="preserve"> </w:t>
        </w:r>
      </w:hyperlink>
      <w:hyperlink r:id="rId26">
        <w:r w:rsidDel="00000000" w:rsidR="00000000" w:rsidRPr="00000000">
          <w:rPr>
            <w:color w:val="1155cc"/>
            <w:sz w:val="24"/>
            <w:szCs w:val="24"/>
            <w:rtl w:val="0"/>
          </w:rPr>
          <w:t xml:space="preserve">#otorrinolaringologia</w:t>
        </w:r>
      </w:hyperlink>
      <w:hyperlink r:id="rId27">
        <w:r w:rsidDel="00000000" w:rsidR="00000000" w:rsidRPr="00000000">
          <w:rPr>
            <w:sz w:val="24"/>
            <w:szCs w:val="24"/>
            <w:rtl w:val="0"/>
          </w:rPr>
          <w:t xml:space="preserve"> </w:t>
        </w:r>
      </w:hyperlink>
      <w:hyperlink r:id="rId28">
        <w:r w:rsidDel="00000000" w:rsidR="00000000" w:rsidRPr="00000000">
          <w:rPr>
            <w:color w:val="1155cc"/>
            <w:sz w:val="24"/>
            <w:szCs w:val="24"/>
            <w:rtl w:val="0"/>
          </w:rPr>
          <w:t xml:space="preserve">#neurologia</w:t>
        </w:r>
      </w:hyperlink>
      <w:hyperlink r:id="rId29">
        <w:r w:rsidDel="00000000" w:rsidR="00000000" w:rsidRPr="00000000">
          <w:rPr>
            <w:sz w:val="24"/>
            <w:szCs w:val="24"/>
            <w:rtl w:val="0"/>
          </w:rPr>
          <w:t xml:space="preserve"> </w:t>
        </w:r>
      </w:hyperlink>
      <w:hyperlink r:id="rId30">
        <w:r w:rsidDel="00000000" w:rsidR="00000000" w:rsidRPr="00000000">
          <w:rPr>
            <w:color w:val="1155cc"/>
            <w:sz w:val="24"/>
            <w:szCs w:val="24"/>
            <w:rtl w:val="0"/>
          </w:rPr>
          <w:t xml:space="preserve">#endocrinologia</w:t>
        </w:r>
      </w:hyperlink>
      <w:hyperlink r:id="rId31">
        <w:r w:rsidDel="00000000" w:rsidR="00000000" w:rsidRPr="00000000">
          <w:rPr>
            <w:sz w:val="24"/>
            <w:szCs w:val="24"/>
            <w:rtl w:val="0"/>
          </w:rPr>
          <w:t xml:space="preserve"> </w:t>
        </w:r>
      </w:hyperlink>
      <w:hyperlink r:id="rId32">
        <w:r w:rsidDel="00000000" w:rsidR="00000000" w:rsidRPr="00000000">
          <w:rPr>
            <w:color w:val="1155cc"/>
            <w:sz w:val="24"/>
            <w:szCs w:val="24"/>
            <w:rtl w:val="0"/>
          </w:rPr>
          <w:t xml:space="preserve">#infectología</w:t>
        </w:r>
      </w:hyperlink>
      <w:hyperlink r:id="rId33">
        <w:r w:rsidDel="00000000" w:rsidR="00000000" w:rsidRPr="00000000">
          <w:rPr>
            <w:sz w:val="24"/>
            <w:szCs w:val="24"/>
            <w:rtl w:val="0"/>
          </w:rPr>
          <w:t xml:space="preserve"> </w:t>
        </w:r>
      </w:hyperlink>
      <w:hyperlink r:id="rId34">
        <w:r w:rsidDel="00000000" w:rsidR="00000000" w:rsidRPr="00000000">
          <w:rPr>
            <w:color w:val="1155cc"/>
            <w:sz w:val="24"/>
            <w:szCs w:val="24"/>
            <w:rtl w:val="0"/>
          </w:rPr>
          <w:t xml:space="preserve">#Endocrinología</w:t>
        </w:r>
      </w:hyperlink>
      <w:hyperlink r:id="rId35">
        <w:r w:rsidDel="00000000" w:rsidR="00000000" w:rsidRPr="00000000">
          <w:rPr>
            <w:sz w:val="24"/>
            <w:szCs w:val="24"/>
            <w:rtl w:val="0"/>
          </w:rPr>
          <w:t xml:space="preserve"> </w:t>
        </w:r>
      </w:hyperlink>
      <w:hyperlink r:id="rId36">
        <w:r w:rsidDel="00000000" w:rsidR="00000000" w:rsidRPr="00000000">
          <w:rPr>
            <w:color w:val="1155cc"/>
            <w:sz w:val="24"/>
            <w:szCs w:val="24"/>
            <w:rtl w:val="0"/>
          </w:rPr>
          <w:t xml:space="preserve">#nefrología</w:t>
        </w:r>
      </w:hyperlink>
      <w:r w:rsidDel="00000000" w:rsidR="00000000" w:rsidRPr="00000000">
        <w:rPr>
          <w:rtl w:val="0"/>
        </w:rPr>
      </w:r>
    </w:p>
    <w:p w:rsidR="00000000" w:rsidDel="00000000" w:rsidP="00000000" w:rsidRDefault="00000000" w:rsidRPr="00000000" w14:paraId="00000006">
      <w:pPr>
        <w:jc w:val="both"/>
        <w:rPr>
          <w:color w:val="1155cc"/>
          <w:sz w:val="24"/>
          <w:szCs w:val="24"/>
        </w:rPr>
      </w:pPr>
      <w:r w:rsidDel="00000000" w:rsidR="00000000" w:rsidRPr="00000000">
        <w:rPr>
          <w:rtl w:val="0"/>
        </w:rPr>
      </w:r>
    </w:p>
    <w:p w:rsidR="00000000" w:rsidDel="00000000" w:rsidP="00000000" w:rsidRDefault="00000000" w:rsidRPr="00000000" w14:paraId="00000007">
      <w:pPr>
        <w:numPr>
          <w:ilvl w:val="0"/>
          <w:numId w:val="13"/>
        </w:numPr>
        <w:ind w:left="720" w:hanging="360"/>
        <w:jc w:val="both"/>
        <w:rPr>
          <w:sz w:val="24"/>
          <w:szCs w:val="24"/>
          <w:u w:val="none"/>
        </w:rPr>
      </w:pPr>
      <w:r w:rsidDel="00000000" w:rsidR="00000000" w:rsidRPr="00000000">
        <w:rPr>
          <w:sz w:val="24"/>
          <w:szCs w:val="24"/>
          <w:rtl w:val="0"/>
        </w:rPr>
        <w:t xml:space="preserve">Lo ideal es que el copy lleve una pregunta de opción múltiple en la mayoría de los reels para interacción en los comentarios. </w:t>
      </w:r>
    </w:p>
    <w:p w:rsidR="00000000" w:rsidDel="00000000" w:rsidP="00000000" w:rsidRDefault="00000000" w:rsidRPr="00000000" w14:paraId="00000008">
      <w:pPr>
        <w:numPr>
          <w:ilvl w:val="0"/>
          <w:numId w:val="13"/>
        </w:numPr>
        <w:ind w:left="720" w:hanging="360"/>
        <w:jc w:val="both"/>
        <w:rPr>
          <w:sz w:val="24"/>
          <w:szCs w:val="24"/>
          <w:u w:val="none"/>
        </w:rPr>
      </w:pPr>
      <w:r w:rsidDel="00000000" w:rsidR="00000000" w:rsidRPr="00000000">
        <w:rPr>
          <w:sz w:val="24"/>
          <w:szCs w:val="24"/>
          <w:rtl w:val="0"/>
        </w:rPr>
        <w:t xml:space="preserve">Al momento de revisar los reels (Oscar revisa los que redactó Pedro y viceversa) </w:t>
      </w:r>
      <w:r w:rsidDel="00000000" w:rsidR="00000000" w:rsidRPr="00000000">
        <w:rPr>
          <w:b w:val="1"/>
          <w:bCs w:val="1"/>
          <w:sz w:val="24"/>
          <w:szCs w:val="24"/>
          <w:rtl w:val="0"/>
        </w:rPr>
        <w:t xml:space="preserve">se debe usar la herramienta de sugerencias</w:t>
      </w:r>
      <w:r w:rsidDel="00000000" w:rsidR="00000000" w:rsidRPr="00000000">
        <w:rPr>
          <w:sz w:val="24"/>
          <w:szCs w:val="24"/>
          <w:rtl w:val="0"/>
        </w:rPr>
        <w:t xml:space="preserve"> y no reescribir por encima. Para sugerir, la herramienta se encuentra en la esquina superior derecha, por debajo del botón “compartir”; dice “edición”, se debe presionar la flecha de hacia abajo, se despliegan las opciones y se escoge la modalidad de “sugerencias”.</w:t>
      </w:r>
    </w:p>
    <w:p w:rsidR="00000000" w:rsidDel="00000000" w:rsidP="00000000" w:rsidRDefault="00000000" w:rsidRPr="00000000" w14:paraId="00000009">
      <w:pPr>
        <w:numPr>
          <w:ilvl w:val="0"/>
          <w:numId w:val="13"/>
        </w:numPr>
        <w:ind w:left="720" w:hanging="360"/>
        <w:jc w:val="both"/>
        <w:rPr>
          <w:sz w:val="24"/>
          <w:szCs w:val="24"/>
          <w:u w:val="none"/>
        </w:rPr>
      </w:pPr>
      <w:r w:rsidDel="00000000" w:rsidR="00000000" w:rsidRPr="00000000">
        <w:rPr>
          <w:sz w:val="24"/>
          <w:szCs w:val="24"/>
          <w:rtl w:val="0"/>
        </w:rPr>
        <w:t xml:space="preserve">Este documento va encadenado con la hoja de cálculo en donde se sigue el progreso de la realización del reel para poder navegar entre ambos con facilidad. El enlace se encuentra en el siguiente encabezado: </w:t>
      </w:r>
    </w:p>
    <w:p w:rsidR="00000000" w:rsidDel="00000000" w:rsidP="00000000" w:rsidRDefault="00000000" w:rsidRPr="00000000" w14:paraId="0000000A">
      <w:pPr>
        <w:ind w:left="720" w:firstLine="0"/>
        <w:jc w:val="both"/>
        <w:rPr>
          <w:sz w:val="24"/>
          <w:szCs w:val="24"/>
        </w:rPr>
      </w:pPr>
      <w:r w:rsidDel="00000000" w:rsidR="00000000" w:rsidRPr="00000000">
        <w:rPr>
          <w:rtl w:val="0"/>
        </w:rPr>
      </w:r>
    </w:p>
    <w:p w:rsidR="00000000" w:rsidDel="00000000" w:rsidP="00000000" w:rsidRDefault="00000000" w:rsidRPr="00000000" w14:paraId="0000000B">
      <w:pPr>
        <w:pStyle w:val="Heading1"/>
        <w:jc w:val="both"/>
        <w:rPr>
          <w:sz w:val="24"/>
          <w:szCs w:val="24"/>
        </w:rPr>
      </w:pPr>
      <w:bookmarkStart w:colFirst="0" w:colLast="0" w:name="_yrv0x61ymlqp" w:id="1"/>
      <w:bookmarkEnd w:id="1"/>
      <w:r w:rsidDel="00000000" w:rsidR="00000000" w:rsidRPr="00000000">
        <w:rPr>
          <w:b w:val="1"/>
          <w:bCs w:val="1"/>
          <w:sz w:val="32"/>
          <w:szCs w:val="32"/>
          <w:rtl w:val="0"/>
        </w:rPr>
        <w:t xml:space="preserve">Enlace a planificador de reels: </w:t>
      </w:r>
      <w:hyperlink r:id="rId37">
        <w:r w:rsidDel="00000000" w:rsidR="00000000" w:rsidRPr="00000000">
          <w:rPr>
            <w:color w:val="0000ee"/>
            <w:sz w:val="24"/>
            <w:szCs w:val="24"/>
            <w:u w:val="single"/>
            <w:rtl w:val="0"/>
          </w:rPr>
          <w:t xml:space="preserve">Planificador de Reels/Videos</w:t>
        </w:r>
      </w:hyperlink>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pStyle w:val="Heading1"/>
        <w:jc w:val="both"/>
        <w:rPr>
          <w:b w:val="1"/>
          <w:bCs w:val="1"/>
          <w:sz w:val="32"/>
          <w:szCs w:val="32"/>
        </w:rPr>
      </w:pPr>
      <w:bookmarkStart w:colFirst="0" w:colLast="0" w:name="_pekgkzr6f9zr" w:id="2"/>
      <w:bookmarkEnd w:id="2"/>
      <w:r w:rsidDel="00000000" w:rsidR="00000000" w:rsidRPr="00000000">
        <w:rPr>
          <w:b w:val="1"/>
          <w:bCs w:val="1"/>
          <w:sz w:val="32"/>
          <w:szCs w:val="32"/>
          <w:rtl w:val="0"/>
        </w:rPr>
        <w:t xml:space="preserve">Cascada de la coagulación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Así puedes aprender la cascada de la coagulación de forma fácil.</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Tenemos tres vías: la intrínseca, la extrínseca y la común.</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La forma más fácil de aprenderlo es teniendo presente que la vía extrínseca y la intrínseca confluyen en la vía común. Esta vía comprende los últimos pasos en donde el factor 10 en conjunto con el 5 activan al factor 2 cuya función es facilitar la formación de fibrina.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Para que no se te olvide donde comienza la vía común, ten presente lo siguiente: “la X marca el punto”. Es decir, la vía común comienza donde está la X, es decir, con el factor 10.</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Entonces, si la vía común comienza con el 10, sólo debemos recordar que la suma de los factores de la vía extrínseca dan 10, es decir, los factores 3 y 7.</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Luego ya aprendido esto, simplemente recordamos que el resto de factores son los que comprenden la vía intrínseca.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Como bonus, para recordar qué vía evalúa cada prueba de coagulación recuerda que el nombre más largo evalúa la vía con más factores, mientras que el más corto evalúa la vía con menos factores, es decir, el TPT evalúa la vía intrínseca y el TP la vía extrínseca.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Si quieres tener acceso a más contenido práctico como este, escribe la palabra Pareto en los comentarios y te daremos acceso a nuestro canal de WhatsApp. </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ind w:left="0" w:firstLine="0"/>
        <w:jc w:val="both"/>
        <w:rPr>
          <w:sz w:val="24"/>
          <w:szCs w:val="24"/>
          <w:u w:val="single"/>
        </w:rPr>
      </w:pPr>
      <w:r w:rsidDel="00000000" w:rsidR="00000000" w:rsidRPr="00000000">
        <w:rPr>
          <w:rtl w:val="0"/>
        </w:rPr>
      </w:r>
    </w:p>
    <w:p w:rsidR="00000000" w:rsidDel="00000000" w:rsidP="00000000" w:rsidRDefault="00000000" w:rsidRPr="00000000" w14:paraId="00000021">
      <w:pPr>
        <w:ind w:left="0" w:firstLine="0"/>
        <w:jc w:val="both"/>
        <w:rPr>
          <w:sz w:val="24"/>
          <w:szCs w:val="24"/>
          <w:u w:val="single"/>
        </w:rPr>
      </w:pPr>
      <w:r w:rsidDel="00000000" w:rsidR="00000000" w:rsidRPr="00000000">
        <w:rPr>
          <w:sz w:val="24"/>
          <w:szCs w:val="24"/>
          <w:u w:val="single"/>
          <w:rtl w:val="0"/>
        </w:rPr>
        <w:t xml:space="preserve">Copy de la publicación:</w:t>
        <w:br w:type="textWrapping"/>
      </w:r>
    </w:p>
    <w:p w:rsidR="00000000" w:rsidDel="00000000" w:rsidP="00000000" w:rsidRDefault="00000000" w:rsidRPr="00000000" w14:paraId="00000022">
      <w:pPr>
        <w:ind w:left="0" w:firstLine="0"/>
        <w:jc w:val="both"/>
        <w:rPr>
          <w:sz w:val="24"/>
          <w:szCs w:val="24"/>
        </w:rPr>
      </w:pPr>
      <w:r w:rsidDel="00000000" w:rsidR="00000000" w:rsidRPr="00000000">
        <w:rPr>
          <w:sz w:val="24"/>
          <w:szCs w:val="24"/>
          <w:rtl w:val="0"/>
        </w:rPr>
        <w:t xml:space="preserve">¿Siempre te ha parecido complicada la cascada de la coagulación? ¡Aquí te la explicamos de forma ridículamente simple! No olvides guardar este reel para que lo revises cada vez lo que necesites 🤓📚</w:t>
      </w:r>
      <w:r w:rsidDel="00000000" w:rsidR="00000000" w:rsidRPr="00000000">
        <w:rPr>
          <w:sz w:val="24"/>
          <w:szCs w:val="24"/>
          <w:u w:val="single"/>
          <w:rtl w:val="0"/>
        </w:rPr>
        <w:br w:type="textWrapping"/>
      </w:r>
      <w:r w:rsidDel="00000000" w:rsidR="00000000" w:rsidRPr="00000000">
        <w:rPr>
          <w:rtl w:val="0"/>
        </w:rPr>
      </w:r>
    </w:p>
    <w:p w:rsidR="00000000" w:rsidDel="00000000" w:rsidP="00000000" w:rsidRDefault="00000000" w:rsidRPr="00000000" w14:paraId="00000023">
      <w:pPr>
        <w:ind w:left="0" w:firstLine="0"/>
        <w:jc w:val="both"/>
        <w:rPr>
          <w:color w:val="1155cc"/>
          <w:sz w:val="24"/>
          <w:szCs w:val="24"/>
        </w:rPr>
      </w:pPr>
      <w:hyperlink r:id="rId38">
        <w:r w:rsidDel="00000000" w:rsidR="00000000" w:rsidRPr="00000000">
          <w:rPr>
            <w:color w:val="1155cc"/>
            <w:sz w:val="24"/>
            <w:szCs w:val="24"/>
            <w:rtl w:val="0"/>
          </w:rPr>
          <w:t xml:space="preserve">#Residencias</w:t>
        </w:r>
      </w:hyperlink>
      <w:hyperlink r:id="rId39">
        <w:r w:rsidDel="00000000" w:rsidR="00000000" w:rsidRPr="00000000">
          <w:rPr>
            <w:sz w:val="24"/>
            <w:szCs w:val="24"/>
            <w:rtl w:val="0"/>
          </w:rPr>
          <w:t xml:space="preserve"> </w:t>
        </w:r>
      </w:hyperlink>
      <w:hyperlink r:id="rId40">
        <w:r w:rsidDel="00000000" w:rsidR="00000000" w:rsidRPr="00000000">
          <w:rPr>
            <w:color w:val="1155cc"/>
            <w:sz w:val="24"/>
            <w:szCs w:val="24"/>
            <w:rtl w:val="0"/>
          </w:rPr>
          <w:t xml:space="preserve">#EspecializaciónMédica</w:t>
        </w:r>
      </w:hyperlink>
      <w:hyperlink r:id="rId41">
        <w:r w:rsidDel="00000000" w:rsidR="00000000" w:rsidRPr="00000000">
          <w:rPr>
            <w:sz w:val="24"/>
            <w:szCs w:val="24"/>
            <w:rtl w:val="0"/>
          </w:rPr>
          <w:t xml:space="preserve"> </w:t>
        </w:r>
      </w:hyperlink>
      <w:hyperlink r:id="rId42">
        <w:r w:rsidDel="00000000" w:rsidR="00000000" w:rsidRPr="00000000">
          <w:rPr>
            <w:color w:val="1155cc"/>
            <w:sz w:val="24"/>
            <w:szCs w:val="24"/>
            <w:rtl w:val="0"/>
          </w:rPr>
          <w:t xml:space="preserve">#medicina</w:t>
        </w:r>
      </w:hyperlink>
      <w:hyperlink r:id="rId43">
        <w:r w:rsidDel="00000000" w:rsidR="00000000" w:rsidRPr="00000000">
          <w:rPr>
            <w:sz w:val="24"/>
            <w:szCs w:val="24"/>
            <w:rtl w:val="0"/>
          </w:rPr>
          <w:t xml:space="preserve"> </w:t>
        </w:r>
      </w:hyperlink>
      <w:hyperlink r:id="rId44">
        <w:r w:rsidDel="00000000" w:rsidR="00000000" w:rsidRPr="00000000">
          <w:rPr>
            <w:color w:val="1155cc"/>
            <w:sz w:val="24"/>
            <w:szCs w:val="24"/>
            <w:rtl w:val="0"/>
          </w:rPr>
          <w:t xml:space="preserve">#médico</w:t>
        </w:r>
      </w:hyperlink>
      <w:r w:rsidDel="00000000" w:rsidR="00000000" w:rsidRPr="00000000">
        <w:rPr>
          <w:rtl w:val="0"/>
        </w:rPr>
        <w:t xml:space="preserve"> </w:t>
      </w:r>
      <w:hyperlink r:id="rId45">
        <w:r w:rsidDel="00000000" w:rsidR="00000000" w:rsidRPr="00000000">
          <w:rPr>
            <w:color w:val="1155cc"/>
            <w:sz w:val="24"/>
            <w:szCs w:val="24"/>
            <w:rtl w:val="0"/>
          </w:rPr>
          <w:t xml:space="preserve">#CasosClínicos</w:t>
        </w:r>
      </w:hyperlink>
      <w:hyperlink r:id="rId46">
        <w:r w:rsidDel="00000000" w:rsidR="00000000" w:rsidRPr="00000000">
          <w:rPr>
            <w:sz w:val="24"/>
            <w:szCs w:val="24"/>
            <w:rtl w:val="0"/>
          </w:rPr>
          <w:t xml:space="preserve"> </w:t>
        </w:r>
      </w:hyperlink>
      <w:hyperlink r:id="rId47">
        <w:r w:rsidDel="00000000" w:rsidR="00000000" w:rsidRPr="00000000">
          <w:rPr>
            <w:color w:val="1155cc"/>
            <w:sz w:val="24"/>
            <w:szCs w:val="24"/>
            <w:rtl w:val="0"/>
          </w:rPr>
          <w:t xml:space="preserve">#EspecialidadMedica</w:t>
        </w:r>
      </w:hyperlink>
      <w:hyperlink r:id="rId48">
        <w:r w:rsidDel="00000000" w:rsidR="00000000" w:rsidRPr="00000000">
          <w:rPr>
            <w:sz w:val="24"/>
            <w:szCs w:val="24"/>
            <w:rtl w:val="0"/>
          </w:rPr>
          <w:t xml:space="preserve"> </w:t>
        </w:r>
      </w:hyperlink>
      <w:hyperlink r:id="rId49">
        <w:r w:rsidDel="00000000" w:rsidR="00000000" w:rsidRPr="00000000">
          <w:rPr>
            <w:color w:val="1155cc"/>
            <w:sz w:val="24"/>
            <w:szCs w:val="24"/>
            <w:rtl w:val="0"/>
          </w:rPr>
          <w:t xml:space="preserve">#especialidad</w:t>
        </w:r>
      </w:hyperlink>
      <w:hyperlink r:id="rId50">
        <w:r w:rsidDel="00000000" w:rsidR="00000000" w:rsidRPr="00000000">
          <w:rPr>
            <w:sz w:val="24"/>
            <w:szCs w:val="24"/>
            <w:rtl w:val="0"/>
          </w:rPr>
          <w:t xml:space="preserve"> </w:t>
        </w:r>
      </w:hyperlink>
      <w:hyperlink r:id="rId51">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52">
        <w:r w:rsidDel="00000000" w:rsidR="00000000" w:rsidRPr="00000000">
          <w:rPr>
            <w:color w:val="1155cc"/>
            <w:sz w:val="24"/>
            <w:szCs w:val="24"/>
            <w:rtl w:val="0"/>
          </w:rPr>
          <w:t xml:space="preserve">#Residente</w:t>
        </w:r>
      </w:hyperlink>
      <w:hyperlink r:id="rId53">
        <w:r w:rsidDel="00000000" w:rsidR="00000000" w:rsidRPr="00000000">
          <w:rPr>
            <w:sz w:val="24"/>
            <w:szCs w:val="24"/>
            <w:rtl w:val="0"/>
          </w:rPr>
          <w:t xml:space="preserve"> </w:t>
        </w:r>
      </w:hyperlink>
      <w:hyperlink r:id="rId54">
        <w:r w:rsidDel="00000000" w:rsidR="00000000" w:rsidRPr="00000000">
          <w:rPr>
            <w:color w:val="1155cc"/>
            <w:sz w:val="24"/>
            <w:szCs w:val="24"/>
            <w:rtl w:val="0"/>
          </w:rPr>
          <w:t xml:space="preserve">#nefrologia</w:t>
        </w:r>
      </w:hyperlink>
      <w:hyperlink r:id="rId55">
        <w:r w:rsidDel="00000000" w:rsidR="00000000" w:rsidRPr="00000000">
          <w:rPr>
            <w:sz w:val="24"/>
            <w:szCs w:val="24"/>
            <w:rtl w:val="0"/>
          </w:rPr>
          <w:t xml:space="preserve"> </w:t>
        </w:r>
      </w:hyperlink>
      <w:hyperlink r:id="rId56">
        <w:r w:rsidDel="00000000" w:rsidR="00000000" w:rsidRPr="00000000">
          <w:rPr>
            <w:color w:val="1155cc"/>
            <w:sz w:val="24"/>
            <w:szCs w:val="24"/>
            <w:rtl w:val="0"/>
          </w:rPr>
          <w:t xml:space="preserve">#otorrinolaringologia</w:t>
        </w:r>
      </w:hyperlink>
      <w:hyperlink r:id="rId57">
        <w:r w:rsidDel="00000000" w:rsidR="00000000" w:rsidRPr="00000000">
          <w:rPr>
            <w:sz w:val="24"/>
            <w:szCs w:val="24"/>
            <w:rtl w:val="0"/>
          </w:rPr>
          <w:t xml:space="preserve"> </w:t>
        </w:r>
      </w:hyperlink>
      <w:hyperlink r:id="rId58">
        <w:r w:rsidDel="00000000" w:rsidR="00000000" w:rsidRPr="00000000">
          <w:rPr>
            <w:color w:val="1155cc"/>
            <w:sz w:val="24"/>
            <w:szCs w:val="24"/>
            <w:rtl w:val="0"/>
          </w:rPr>
          <w:t xml:space="preserve">#neurologia</w:t>
        </w:r>
      </w:hyperlink>
      <w:hyperlink r:id="rId59">
        <w:r w:rsidDel="00000000" w:rsidR="00000000" w:rsidRPr="00000000">
          <w:rPr>
            <w:sz w:val="24"/>
            <w:szCs w:val="24"/>
            <w:rtl w:val="0"/>
          </w:rPr>
          <w:t xml:space="preserve"> </w:t>
        </w:r>
      </w:hyperlink>
      <w:hyperlink r:id="rId60">
        <w:r w:rsidDel="00000000" w:rsidR="00000000" w:rsidRPr="00000000">
          <w:rPr>
            <w:color w:val="1155cc"/>
            <w:sz w:val="24"/>
            <w:szCs w:val="24"/>
            <w:rtl w:val="0"/>
          </w:rPr>
          <w:t xml:space="preserve">#endocrinologia</w:t>
        </w:r>
      </w:hyperlink>
      <w:hyperlink r:id="rId61">
        <w:r w:rsidDel="00000000" w:rsidR="00000000" w:rsidRPr="00000000">
          <w:rPr>
            <w:sz w:val="24"/>
            <w:szCs w:val="24"/>
            <w:rtl w:val="0"/>
          </w:rPr>
          <w:t xml:space="preserve"> </w:t>
        </w:r>
      </w:hyperlink>
      <w:hyperlink r:id="rId62">
        <w:r w:rsidDel="00000000" w:rsidR="00000000" w:rsidRPr="00000000">
          <w:rPr>
            <w:color w:val="1155cc"/>
            <w:sz w:val="24"/>
            <w:szCs w:val="24"/>
            <w:rtl w:val="0"/>
          </w:rPr>
          <w:t xml:space="preserve">#infectología</w:t>
        </w:r>
      </w:hyperlink>
      <w:hyperlink r:id="rId63">
        <w:r w:rsidDel="00000000" w:rsidR="00000000" w:rsidRPr="00000000">
          <w:rPr>
            <w:sz w:val="24"/>
            <w:szCs w:val="24"/>
            <w:rtl w:val="0"/>
          </w:rPr>
          <w:t xml:space="preserve"> </w:t>
        </w:r>
      </w:hyperlink>
      <w:hyperlink r:id="rId64">
        <w:r w:rsidDel="00000000" w:rsidR="00000000" w:rsidRPr="00000000">
          <w:rPr>
            <w:color w:val="1155cc"/>
            <w:sz w:val="24"/>
            <w:szCs w:val="24"/>
            <w:rtl w:val="0"/>
          </w:rPr>
          <w:t xml:space="preserve">#Endocrinología</w:t>
        </w:r>
      </w:hyperlink>
      <w:hyperlink r:id="rId65">
        <w:r w:rsidDel="00000000" w:rsidR="00000000" w:rsidRPr="00000000">
          <w:rPr>
            <w:sz w:val="24"/>
            <w:szCs w:val="24"/>
            <w:rtl w:val="0"/>
          </w:rPr>
          <w:t xml:space="preserve"> </w:t>
        </w:r>
      </w:hyperlink>
      <w:hyperlink r:id="rId66">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both"/>
        <w:rPr>
          <w:b w:val="1"/>
          <w:bCs w:val="1"/>
          <w:sz w:val="32"/>
          <w:szCs w:val="32"/>
        </w:rPr>
      </w:pPr>
      <w:bookmarkStart w:colFirst="0" w:colLast="0" w:name="_colncf7tgant" w:id="3"/>
      <w:bookmarkEnd w:id="3"/>
      <w:r w:rsidDel="00000000" w:rsidR="00000000" w:rsidRPr="00000000">
        <w:rPr>
          <w:b w:val="1"/>
          <w:bCs w:val="1"/>
          <w:sz w:val="32"/>
          <w:szCs w:val="32"/>
          <w:rtl w:val="0"/>
        </w:rPr>
        <w:t xml:space="preserve">Cascada de la coagulación V2 PEDRO (Simplificado)(Énfasis en mnemotecnia)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w:t>
      </w:r>
      <w:r w:rsidDel="00000000" w:rsidR="00000000" w:rsidRPr="00000000">
        <w:rPr>
          <w:sz w:val="24"/>
          <w:szCs w:val="24"/>
          <w:rtl w:val="0"/>
        </w:rPr>
        <w:t xml:space="preserve">ascada de la coagulación extremadamente fácil.</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Tenemos tres vías: la intrínseca, la extrínseca y la común.</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La forma más fácil de aprenderlas es recordar la mnemotecnia “la X marca el punto”; tanto la vía la extrínseca como la intrínseca confluyen en la vía común y esta última inicia en la X es decir, con el factor 10 que se junta al 5 y termina en la activación del factor 2 cuya función es facilitar la formación de fibrina. </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Entonces, si la vía común comienza con el 10, para recordar la EXTRÍNSECA sólo recuerda que la suma de los únicos dos factores que tiene, 3 y 7, es igual a 10.</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Y aprendido esto, simplemente el resto de factores comprenden la vía intrínseca.</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Como bonus, para recordar qué prueba de coagulación evalúa cada vía recuerda: prueba con nombre largo evalúa vía larga y prueba con nombre corto evalúa vía corta, es decir, el TPT evalúa la intrínseca que es la más larga porque tiene más factores y el TP evalúa la extrínseca que es más corta porque tiene menos factores.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Si quieres tener acceso a más contenido práctico como este, escribe la palabra Pareto en los comentarios y te daremos acceso a nuestro canal de WhatsApp.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u w:val="single"/>
        </w:rPr>
      </w:pPr>
      <w:r w:rsidDel="00000000" w:rsidR="00000000" w:rsidRPr="00000000">
        <w:rPr>
          <w:rtl w:val="0"/>
        </w:rPr>
      </w:r>
    </w:p>
    <w:p w:rsidR="00000000" w:rsidDel="00000000" w:rsidP="00000000" w:rsidRDefault="00000000" w:rsidRPr="00000000" w14:paraId="00000038">
      <w:pPr>
        <w:jc w:val="both"/>
        <w:rPr>
          <w:sz w:val="24"/>
          <w:szCs w:val="24"/>
          <w:u w:val="single"/>
        </w:rPr>
      </w:pPr>
      <w:r w:rsidDel="00000000" w:rsidR="00000000" w:rsidRPr="00000000">
        <w:rPr>
          <w:sz w:val="24"/>
          <w:szCs w:val="24"/>
          <w:u w:val="single"/>
          <w:rtl w:val="0"/>
        </w:rPr>
        <w:t xml:space="preserve">Copy de la publicación:</w:t>
        <w:br w:type="textWrapping"/>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¿Siempre te ha parecido complicada la cascada de la coagulación? ¡Aquí te la explicamos de forma EXTREMAMENTE FÁCIL! No olvides guardar este reel para que lo revises cada vez lo que necesites 🤓📚</w:t>
      </w:r>
      <w:r w:rsidDel="00000000" w:rsidR="00000000" w:rsidRPr="00000000">
        <w:rPr>
          <w:sz w:val="24"/>
          <w:szCs w:val="24"/>
          <w:u w:val="single"/>
          <w:rtl w:val="0"/>
        </w:rPr>
        <w:br w:type="textWrapping"/>
      </w:r>
      <w:r w:rsidDel="00000000" w:rsidR="00000000" w:rsidRPr="00000000">
        <w:rPr>
          <w:rtl w:val="0"/>
        </w:rPr>
      </w:r>
    </w:p>
    <w:p w:rsidR="00000000" w:rsidDel="00000000" w:rsidP="00000000" w:rsidRDefault="00000000" w:rsidRPr="00000000" w14:paraId="0000003A">
      <w:pPr>
        <w:jc w:val="both"/>
        <w:rPr>
          <w:color w:val="1155cc"/>
          <w:sz w:val="24"/>
          <w:szCs w:val="24"/>
        </w:rPr>
      </w:pPr>
      <w:hyperlink r:id="rId67">
        <w:r w:rsidDel="00000000" w:rsidR="00000000" w:rsidRPr="00000000">
          <w:rPr>
            <w:color w:val="1155cc"/>
            <w:sz w:val="24"/>
            <w:szCs w:val="24"/>
            <w:rtl w:val="0"/>
          </w:rPr>
          <w:t xml:space="preserve">#Residencias</w:t>
        </w:r>
      </w:hyperlink>
      <w:hyperlink r:id="rId68">
        <w:r w:rsidDel="00000000" w:rsidR="00000000" w:rsidRPr="00000000">
          <w:rPr>
            <w:sz w:val="24"/>
            <w:szCs w:val="24"/>
            <w:rtl w:val="0"/>
          </w:rPr>
          <w:t xml:space="preserve"> </w:t>
        </w:r>
      </w:hyperlink>
      <w:hyperlink r:id="rId69">
        <w:r w:rsidDel="00000000" w:rsidR="00000000" w:rsidRPr="00000000">
          <w:rPr>
            <w:color w:val="1155cc"/>
            <w:sz w:val="24"/>
            <w:szCs w:val="24"/>
            <w:rtl w:val="0"/>
          </w:rPr>
          <w:t xml:space="preserve">#EspecializaciónMédica</w:t>
        </w:r>
      </w:hyperlink>
      <w:hyperlink r:id="rId70">
        <w:r w:rsidDel="00000000" w:rsidR="00000000" w:rsidRPr="00000000">
          <w:rPr>
            <w:sz w:val="24"/>
            <w:szCs w:val="24"/>
            <w:rtl w:val="0"/>
          </w:rPr>
          <w:t xml:space="preserve"> </w:t>
        </w:r>
      </w:hyperlink>
      <w:hyperlink r:id="rId71">
        <w:r w:rsidDel="00000000" w:rsidR="00000000" w:rsidRPr="00000000">
          <w:rPr>
            <w:color w:val="1155cc"/>
            <w:sz w:val="24"/>
            <w:szCs w:val="24"/>
            <w:rtl w:val="0"/>
          </w:rPr>
          <w:t xml:space="preserve">#medicina</w:t>
        </w:r>
      </w:hyperlink>
      <w:hyperlink r:id="rId72">
        <w:r w:rsidDel="00000000" w:rsidR="00000000" w:rsidRPr="00000000">
          <w:rPr>
            <w:sz w:val="24"/>
            <w:szCs w:val="24"/>
            <w:rtl w:val="0"/>
          </w:rPr>
          <w:t xml:space="preserve"> </w:t>
        </w:r>
      </w:hyperlink>
      <w:hyperlink r:id="rId73">
        <w:r w:rsidDel="00000000" w:rsidR="00000000" w:rsidRPr="00000000">
          <w:rPr>
            <w:color w:val="1155cc"/>
            <w:sz w:val="24"/>
            <w:szCs w:val="24"/>
            <w:rtl w:val="0"/>
          </w:rPr>
          <w:t xml:space="preserve">#médico</w:t>
        </w:r>
      </w:hyperlink>
      <w:r w:rsidDel="00000000" w:rsidR="00000000" w:rsidRPr="00000000">
        <w:rPr>
          <w:rtl w:val="0"/>
        </w:rPr>
        <w:t xml:space="preserve"> </w:t>
      </w:r>
      <w:hyperlink r:id="rId74">
        <w:r w:rsidDel="00000000" w:rsidR="00000000" w:rsidRPr="00000000">
          <w:rPr>
            <w:color w:val="1155cc"/>
            <w:sz w:val="24"/>
            <w:szCs w:val="24"/>
            <w:rtl w:val="0"/>
          </w:rPr>
          <w:t xml:space="preserve">#CasosClínicos</w:t>
        </w:r>
      </w:hyperlink>
      <w:hyperlink r:id="rId75">
        <w:r w:rsidDel="00000000" w:rsidR="00000000" w:rsidRPr="00000000">
          <w:rPr>
            <w:sz w:val="24"/>
            <w:szCs w:val="24"/>
            <w:rtl w:val="0"/>
          </w:rPr>
          <w:t xml:space="preserve"> </w:t>
        </w:r>
      </w:hyperlink>
      <w:hyperlink r:id="rId76">
        <w:r w:rsidDel="00000000" w:rsidR="00000000" w:rsidRPr="00000000">
          <w:rPr>
            <w:color w:val="1155cc"/>
            <w:sz w:val="24"/>
            <w:szCs w:val="24"/>
            <w:rtl w:val="0"/>
          </w:rPr>
          <w:t xml:space="preserve">#EspecialidadMedica</w:t>
        </w:r>
      </w:hyperlink>
      <w:hyperlink r:id="rId77">
        <w:r w:rsidDel="00000000" w:rsidR="00000000" w:rsidRPr="00000000">
          <w:rPr>
            <w:sz w:val="24"/>
            <w:szCs w:val="24"/>
            <w:rtl w:val="0"/>
          </w:rPr>
          <w:t xml:space="preserve"> </w:t>
        </w:r>
      </w:hyperlink>
      <w:hyperlink r:id="rId78">
        <w:r w:rsidDel="00000000" w:rsidR="00000000" w:rsidRPr="00000000">
          <w:rPr>
            <w:color w:val="1155cc"/>
            <w:sz w:val="24"/>
            <w:szCs w:val="24"/>
            <w:rtl w:val="0"/>
          </w:rPr>
          <w:t xml:space="preserve">#especialidad</w:t>
        </w:r>
      </w:hyperlink>
      <w:hyperlink r:id="rId79">
        <w:r w:rsidDel="00000000" w:rsidR="00000000" w:rsidRPr="00000000">
          <w:rPr>
            <w:sz w:val="24"/>
            <w:szCs w:val="24"/>
            <w:rtl w:val="0"/>
          </w:rPr>
          <w:t xml:space="preserve"> </w:t>
        </w:r>
      </w:hyperlink>
      <w:hyperlink r:id="rId80">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81">
        <w:r w:rsidDel="00000000" w:rsidR="00000000" w:rsidRPr="00000000">
          <w:rPr>
            <w:color w:val="1155cc"/>
            <w:sz w:val="24"/>
            <w:szCs w:val="24"/>
            <w:rtl w:val="0"/>
          </w:rPr>
          <w:t xml:space="preserve">#Residente</w:t>
        </w:r>
      </w:hyperlink>
      <w:hyperlink r:id="rId82">
        <w:r w:rsidDel="00000000" w:rsidR="00000000" w:rsidRPr="00000000">
          <w:rPr>
            <w:sz w:val="24"/>
            <w:szCs w:val="24"/>
            <w:rtl w:val="0"/>
          </w:rPr>
          <w:t xml:space="preserve"> </w:t>
        </w:r>
      </w:hyperlink>
      <w:hyperlink r:id="rId83">
        <w:r w:rsidDel="00000000" w:rsidR="00000000" w:rsidRPr="00000000">
          <w:rPr>
            <w:color w:val="1155cc"/>
            <w:sz w:val="24"/>
            <w:szCs w:val="24"/>
            <w:rtl w:val="0"/>
          </w:rPr>
          <w:t xml:space="preserve">#nefrologia</w:t>
        </w:r>
      </w:hyperlink>
      <w:hyperlink r:id="rId84">
        <w:r w:rsidDel="00000000" w:rsidR="00000000" w:rsidRPr="00000000">
          <w:rPr>
            <w:sz w:val="24"/>
            <w:szCs w:val="24"/>
            <w:rtl w:val="0"/>
          </w:rPr>
          <w:t xml:space="preserve"> </w:t>
        </w:r>
      </w:hyperlink>
      <w:hyperlink r:id="rId85">
        <w:r w:rsidDel="00000000" w:rsidR="00000000" w:rsidRPr="00000000">
          <w:rPr>
            <w:color w:val="1155cc"/>
            <w:sz w:val="24"/>
            <w:szCs w:val="24"/>
            <w:rtl w:val="0"/>
          </w:rPr>
          <w:t xml:space="preserve">#otorrinolaringologia</w:t>
        </w:r>
      </w:hyperlink>
      <w:hyperlink r:id="rId86">
        <w:r w:rsidDel="00000000" w:rsidR="00000000" w:rsidRPr="00000000">
          <w:rPr>
            <w:sz w:val="24"/>
            <w:szCs w:val="24"/>
            <w:rtl w:val="0"/>
          </w:rPr>
          <w:t xml:space="preserve"> </w:t>
        </w:r>
      </w:hyperlink>
      <w:hyperlink r:id="rId87">
        <w:r w:rsidDel="00000000" w:rsidR="00000000" w:rsidRPr="00000000">
          <w:rPr>
            <w:color w:val="1155cc"/>
            <w:sz w:val="24"/>
            <w:szCs w:val="24"/>
            <w:rtl w:val="0"/>
          </w:rPr>
          <w:t xml:space="preserve">#neurologia</w:t>
        </w:r>
      </w:hyperlink>
      <w:hyperlink r:id="rId88">
        <w:r w:rsidDel="00000000" w:rsidR="00000000" w:rsidRPr="00000000">
          <w:rPr>
            <w:sz w:val="24"/>
            <w:szCs w:val="24"/>
            <w:rtl w:val="0"/>
          </w:rPr>
          <w:t xml:space="preserve"> </w:t>
        </w:r>
      </w:hyperlink>
      <w:hyperlink r:id="rId89">
        <w:r w:rsidDel="00000000" w:rsidR="00000000" w:rsidRPr="00000000">
          <w:rPr>
            <w:color w:val="1155cc"/>
            <w:sz w:val="24"/>
            <w:szCs w:val="24"/>
            <w:rtl w:val="0"/>
          </w:rPr>
          <w:t xml:space="preserve">#endocrinologia</w:t>
        </w:r>
      </w:hyperlink>
      <w:hyperlink r:id="rId90">
        <w:r w:rsidDel="00000000" w:rsidR="00000000" w:rsidRPr="00000000">
          <w:rPr>
            <w:sz w:val="24"/>
            <w:szCs w:val="24"/>
            <w:rtl w:val="0"/>
          </w:rPr>
          <w:t xml:space="preserve"> </w:t>
        </w:r>
      </w:hyperlink>
      <w:hyperlink r:id="rId91">
        <w:r w:rsidDel="00000000" w:rsidR="00000000" w:rsidRPr="00000000">
          <w:rPr>
            <w:color w:val="1155cc"/>
            <w:sz w:val="24"/>
            <w:szCs w:val="24"/>
            <w:rtl w:val="0"/>
          </w:rPr>
          <w:t xml:space="preserve">#infectología</w:t>
        </w:r>
      </w:hyperlink>
      <w:hyperlink r:id="rId92">
        <w:r w:rsidDel="00000000" w:rsidR="00000000" w:rsidRPr="00000000">
          <w:rPr>
            <w:sz w:val="24"/>
            <w:szCs w:val="24"/>
            <w:rtl w:val="0"/>
          </w:rPr>
          <w:t xml:space="preserve"> </w:t>
        </w:r>
      </w:hyperlink>
      <w:hyperlink r:id="rId93">
        <w:r w:rsidDel="00000000" w:rsidR="00000000" w:rsidRPr="00000000">
          <w:rPr>
            <w:color w:val="1155cc"/>
            <w:sz w:val="24"/>
            <w:szCs w:val="24"/>
            <w:rtl w:val="0"/>
          </w:rPr>
          <w:t xml:space="preserve">#Endocrinología</w:t>
        </w:r>
      </w:hyperlink>
      <w:hyperlink r:id="rId94">
        <w:r w:rsidDel="00000000" w:rsidR="00000000" w:rsidRPr="00000000">
          <w:rPr>
            <w:sz w:val="24"/>
            <w:szCs w:val="24"/>
            <w:rtl w:val="0"/>
          </w:rPr>
          <w:t xml:space="preserve"> </w:t>
        </w:r>
      </w:hyperlink>
      <w:hyperlink r:id="rId95">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jc w:val="both"/>
        <w:rPr>
          <w:b w:val="1"/>
          <w:bCs w:val="1"/>
          <w:sz w:val="32"/>
          <w:szCs w:val="32"/>
        </w:rPr>
      </w:pPr>
      <w:bookmarkStart w:colFirst="0" w:colLast="0" w:name="_m1w88y7i6rsg" w:id="4"/>
      <w:bookmarkEnd w:id="4"/>
      <w:r w:rsidDel="00000000" w:rsidR="00000000" w:rsidRPr="00000000">
        <w:rPr>
          <w:b w:val="1"/>
          <w:bCs w:val="1"/>
          <w:sz w:val="32"/>
          <w:szCs w:val="32"/>
          <w:rtl w:val="0"/>
        </w:rPr>
        <w:t xml:space="preserve">Causas de cirrosis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Pregunta de hepatología que nunca falta en un examen de residencia.</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Un paciente con cirrosis y nos piden evaluar la causa de esta.</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Para dar con la causa de la cirrosis en los exámenes, tendremos en cuenta unos datos claves:</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Si nos dicen que aparte de cirrosis el paciente tiene síntomas neurológicos en forma de movimientos anormales o el borde de la córnea está pigmentado de color dorado-verdoso, la causa será la enfermedad de Wilson. Ten presente que el diagnóstico se hace con los niveles de ceruloplasmina y que la pigmentación de la córnea se conoce como anillo de Kayser-Fleischer.</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Si sumado a la cirrosis el paciente tiene la piel bronceada, diabetes, gota, falla cardíaca o hipogonadismo, muy probablemente la etiología será una hemocromatosis. Recuerda que gran parte del diagnóstico se hace con los niveles de ferritina y que el otro nombre que recibe esta enfermedad es el de “diabetes bronceada”.</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La combinación de cirrosis con EPOC debe hacernos pensar en deficiencia de alfa 1 antitripsina, la cual es una enfermedad en la que no se degrada la elastasa natural de los leucocitos con el consecuente daño del tejido tanto hepático como pulmonar.</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Si nos dicen que se trata de un hombre joven con antecedente de colitis ulcerativa, muy probablemente será una colangitis esclerosante primaria; en cambio, si es una mujer joven, con síntomas constitucionales y con antecedente de autoinmunidad como lupus o tiroiditis de Hashimoto, debemos pensar que se trata de una hepatitis autoinmune o una colangitis biliar primaria. Las diferenciamos porque en la colangitis biliar predomina la alteración colestásica en los laboratorios.</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Si se trata de una persona mayor, obesa, con síndrome metabólico o diabetes, sin otros datos adicionales, la causa más probable será la enfermedad por hígado graso no alcohólico.</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Cuando nos hablen de antecedentes de promiscuidad o uso de drogas intravenosas, la causa probable serán los virus de hepatitis B y C. Particularmente la respuesta será la hepatitis C si nos hablan de antecedente de transfusión antes de la década del 90.</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Finalmente, la cirrosis hepática por alcohol es la más fácil de determinar porque nos dirán que el paciente tiene antecedente de alcoholismo, pero ojo, a veces nos ponen este dato como trampa y la causa es otra, así que no te olvides de siempre leer bien la pregunta. </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Pon a prueba este conocimiento. En la descripción te dejamos una pregunta, danos la respuesta en los comentarios y te daremos acceso a nuestro canal exclusivo de WhatsApp para que disfrutes de más contenido práctico como este. </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56"/>
          <w:szCs w:val="56"/>
          <w:u w:val="single"/>
        </w:rPr>
      </w:pPr>
      <w:r w:rsidDel="00000000" w:rsidR="00000000" w:rsidRPr="00000000">
        <w:rPr>
          <w:sz w:val="24"/>
          <w:szCs w:val="24"/>
          <w:u w:val="single"/>
          <w:rtl w:val="0"/>
        </w:rPr>
        <w:t xml:space="preserve">Copy de la publicación:</w:t>
        <w:br w:type="textWrapping"/>
        <w:br w:type="textWrapping"/>
      </w:r>
      <w:r w:rsidDel="00000000" w:rsidR="00000000" w:rsidRPr="00000000">
        <w:rPr>
          <w:sz w:val="24"/>
          <w:szCs w:val="24"/>
          <w:rtl w:val="0"/>
        </w:rPr>
        <w:t xml:space="preserve">Mujer de 25 años quien consulta por cuadro de dolor abdominal en hipocondrio derecho. Al examen físico usted palpa leve hepatomegalia dolorosa y observa una franja de color dorado pericorneal en el momento en el que va a realizar la fundoscopia. En paraclínicos tiene una AST de 70 UI/L y una ALT de 82 UI/L. La serología de HBV y HCV es negativa, con ANAS, anti-músculo liso y anti-mitocondriales negativos. Perfil ferrocinético es normal. Acorde al diagnóstico más probable, ¿qué examen solicitaría ahora? </w:t>
      </w:r>
      <w:r w:rsidDel="00000000" w:rsidR="00000000" w:rsidRPr="00000000">
        <w:rPr>
          <w:sz w:val="56"/>
          <w:szCs w:val="56"/>
          <w:u w:val="single"/>
          <w:rtl w:val="0"/>
        </w:rPr>
        <w:t xml:space="preserve"> </w:t>
      </w:r>
    </w:p>
    <w:p w:rsidR="00000000" w:rsidDel="00000000" w:rsidP="00000000" w:rsidRDefault="00000000" w:rsidRPr="00000000" w14:paraId="00000057">
      <w:pPr>
        <w:spacing w:line="256.8" w:lineRule="auto"/>
        <w:jc w:val="both"/>
        <w:rPr>
          <w:sz w:val="24"/>
          <w:szCs w:val="24"/>
        </w:rPr>
      </w:pPr>
      <w:r w:rsidDel="00000000" w:rsidR="00000000" w:rsidRPr="00000000">
        <w:rPr>
          <w:sz w:val="24"/>
          <w:szCs w:val="24"/>
          <w:rtl w:val="0"/>
        </w:rPr>
        <w:t xml:space="preserve">A. Niveles de cobre sérico.</w:t>
      </w:r>
    </w:p>
    <w:p w:rsidR="00000000" w:rsidDel="00000000" w:rsidP="00000000" w:rsidRDefault="00000000" w:rsidRPr="00000000" w14:paraId="00000058">
      <w:pPr>
        <w:spacing w:line="256.8" w:lineRule="auto"/>
        <w:jc w:val="both"/>
        <w:rPr>
          <w:sz w:val="24"/>
          <w:szCs w:val="24"/>
        </w:rPr>
      </w:pPr>
      <w:r w:rsidDel="00000000" w:rsidR="00000000" w:rsidRPr="00000000">
        <w:rPr>
          <w:sz w:val="24"/>
          <w:szCs w:val="24"/>
          <w:rtl w:val="0"/>
        </w:rPr>
        <w:t xml:space="preserve">B. Ecografía abdominal total.</w:t>
      </w:r>
    </w:p>
    <w:p w:rsidR="00000000" w:rsidDel="00000000" w:rsidP="00000000" w:rsidRDefault="00000000" w:rsidRPr="00000000" w14:paraId="00000059">
      <w:pPr>
        <w:spacing w:line="256.8" w:lineRule="auto"/>
        <w:jc w:val="both"/>
        <w:rPr>
          <w:sz w:val="24"/>
          <w:szCs w:val="24"/>
        </w:rPr>
      </w:pPr>
      <w:r w:rsidDel="00000000" w:rsidR="00000000" w:rsidRPr="00000000">
        <w:rPr>
          <w:sz w:val="24"/>
          <w:szCs w:val="24"/>
          <w:rtl w:val="0"/>
        </w:rPr>
        <w:t xml:space="preserve">C. Niveles de ceruloplasmina.</w:t>
      </w:r>
    </w:p>
    <w:p w:rsidR="00000000" w:rsidDel="00000000" w:rsidP="00000000" w:rsidRDefault="00000000" w:rsidRPr="00000000" w14:paraId="0000005A">
      <w:pPr>
        <w:spacing w:line="256.8" w:lineRule="auto"/>
        <w:jc w:val="both"/>
        <w:rPr>
          <w:sz w:val="24"/>
          <w:szCs w:val="24"/>
          <w:u w:val="single"/>
        </w:rPr>
      </w:pPr>
      <w:r w:rsidDel="00000000" w:rsidR="00000000" w:rsidRPr="00000000">
        <w:rPr>
          <w:sz w:val="24"/>
          <w:szCs w:val="24"/>
          <w:rtl w:val="0"/>
        </w:rPr>
        <w:t xml:space="preserve">D. Biopsia hepática.</w:t>
      </w:r>
      <w:r w:rsidDel="00000000" w:rsidR="00000000" w:rsidRPr="00000000">
        <w:rPr>
          <w:rtl w:val="0"/>
        </w:rPr>
      </w:r>
    </w:p>
    <w:p w:rsidR="00000000" w:rsidDel="00000000" w:rsidP="00000000" w:rsidRDefault="00000000" w:rsidRPr="00000000" w14:paraId="0000005B">
      <w:pPr>
        <w:spacing w:before="180" w:lineRule="auto"/>
        <w:jc w:val="both"/>
        <w:rPr>
          <w:sz w:val="24"/>
          <w:szCs w:val="24"/>
        </w:rPr>
      </w:pPr>
      <w:r w:rsidDel="00000000" w:rsidR="00000000" w:rsidRPr="00000000">
        <w:rPr>
          <w:rtl w:val="0"/>
        </w:rPr>
      </w:r>
    </w:p>
    <w:p w:rsidR="00000000" w:rsidDel="00000000" w:rsidP="00000000" w:rsidRDefault="00000000" w:rsidRPr="00000000" w14:paraId="0000005C">
      <w:pPr>
        <w:jc w:val="both"/>
        <w:rPr>
          <w:color w:val="1155cc"/>
          <w:sz w:val="24"/>
          <w:szCs w:val="24"/>
        </w:rPr>
      </w:pPr>
      <w:hyperlink r:id="rId96">
        <w:r w:rsidDel="00000000" w:rsidR="00000000" w:rsidRPr="00000000">
          <w:rPr>
            <w:color w:val="1155cc"/>
            <w:sz w:val="24"/>
            <w:szCs w:val="24"/>
            <w:rtl w:val="0"/>
          </w:rPr>
          <w:t xml:space="preserve">#Residencias</w:t>
        </w:r>
      </w:hyperlink>
      <w:hyperlink r:id="rId97">
        <w:r w:rsidDel="00000000" w:rsidR="00000000" w:rsidRPr="00000000">
          <w:rPr>
            <w:sz w:val="24"/>
            <w:szCs w:val="24"/>
            <w:rtl w:val="0"/>
          </w:rPr>
          <w:t xml:space="preserve"> </w:t>
        </w:r>
      </w:hyperlink>
      <w:hyperlink r:id="rId98">
        <w:r w:rsidDel="00000000" w:rsidR="00000000" w:rsidRPr="00000000">
          <w:rPr>
            <w:color w:val="1155cc"/>
            <w:sz w:val="24"/>
            <w:szCs w:val="24"/>
            <w:rtl w:val="0"/>
          </w:rPr>
          <w:t xml:space="preserve">#EspecializaciónMédica</w:t>
        </w:r>
      </w:hyperlink>
      <w:hyperlink r:id="rId99">
        <w:r w:rsidDel="00000000" w:rsidR="00000000" w:rsidRPr="00000000">
          <w:rPr>
            <w:sz w:val="24"/>
            <w:szCs w:val="24"/>
            <w:rtl w:val="0"/>
          </w:rPr>
          <w:t xml:space="preserve"> </w:t>
        </w:r>
      </w:hyperlink>
      <w:hyperlink r:id="rId100">
        <w:r w:rsidDel="00000000" w:rsidR="00000000" w:rsidRPr="00000000">
          <w:rPr>
            <w:color w:val="1155cc"/>
            <w:sz w:val="24"/>
            <w:szCs w:val="24"/>
            <w:rtl w:val="0"/>
          </w:rPr>
          <w:t xml:space="preserve">#medicina</w:t>
        </w:r>
      </w:hyperlink>
      <w:hyperlink r:id="rId101">
        <w:r w:rsidDel="00000000" w:rsidR="00000000" w:rsidRPr="00000000">
          <w:rPr>
            <w:sz w:val="24"/>
            <w:szCs w:val="24"/>
            <w:rtl w:val="0"/>
          </w:rPr>
          <w:t xml:space="preserve"> </w:t>
        </w:r>
      </w:hyperlink>
      <w:hyperlink r:id="rId102">
        <w:r w:rsidDel="00000000" w:rsidR="00000000" w:rsidRPr="00000000">
          <w:rPr>
            <w:color w:val="1155cc"/>
            <w:sz w:val="24"/>
            <w:szCs w:val="24"/>
            <w:rtl w:val="0"/>
          </w:rPr>
          <w:t xml:space="preserve">#médico</w:t>
        </w:r>
      </w:hyperlink>
      <w:r w:rsidDel="00000000" w:rsidR="00000000" w:rsidRPr="00000000">
        <w:rPr>
          <w:rtl w:val="0"/>
        </w:rPr>
        <w:t xml:space="preserve"> </w:t>
      </w:r>
      <w:hyperlink r:id="rId103">
        <w:r w:rsidDel="00000000" w:rsidR="00000000" w:rsidRPr="00000000">
          <w:rPr>
            <w:color w:val="1155cc"/>
            <w:sz w:val="24"/>
            <w:szCs w:val="24"/>
            <w:rtl w:val="0"/>
          </w:rPr>
          <w:t xml:space="preserve">#CasosClínicos</w:t>
        </w:r>
      </w:hyperlink>
      <w:hyperlink r:id="rId104">
        <w:r w:rsidDel="00000000" w:rsidR="00000000" w:rsidRPr="00000000">
          <w:rPr>
            <w:sz w:val="24"/>
            <w:szCs w:val="24"/>
            <w:rtl w:val="0"/>
          </w:rPr>
          <w:t xml:space="preserve"> </w:t>
        </w:r>
      </w:hyperlink>
      <w:hyperlink r:id="rId105">
        <w:r w:rsidDel="00000000" w:rsidR="00000000" w:rsidRPr="00000000">
          <w:rPr>
            <w:color w:val="1155cc"/>
            <w:sz w:val="24"/>
            <w:szCs w:val="24"/>
            <w:rtl w:val="0"/>
          </w:rPr>
          <w:t xml:space="preserve">#EspecialidadMedica</w:t>
        </w:r>
      </w:hyperlink>
      <w:hyperlink r:id="rId106">
        <w:r w:rsidDel="00000000" w:rsidR="00000000" w:rsidRPr="00000000">
          <w:rPr>
            <w:sz w:val="24"/>
            <w:szCs w:val="24"/>
            <w:rtl w:val="0"/>
          </w:rPr>
          <w:t xml:space="preserve"> </w:t>
        </w:r>
      </w:hyperlink>
      <w:hyperlink r:id="rId107">
        <w:r w:rsidDel="00000000" w:rsidR="00000000" w:rsidRPr="00000000">
          <w:rPr>
            <w:color w:val="1155cc"/>
            <w:sz w:val="24"/>
            <w:szCs w:val="24"/>
            <w:rtl w:val="0"/>
          </w:rPr>
          <w:t xml:space="preserve">#especialidad</w:t>
        </w:r>
      </w:hyperlink>
      <w:hyperlink r:id="rId108">
        <w:r w:rsidDel="00000000" w:rsidR="00000000" w:rsidRPr="00000000">
          <w:rPr>
            <w:sz w:val="24"/>
            <w:szCs w:val="24"/>
            <w:rtl w:val="0"/>
          </w:rPr>
          <w:t xml:space="preserve"> </w:t>
        </w:r>
      </w:hyperlink>
      <w:hyperlink r:id="rId109">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110">
        <w:r w:rsidDel="00000000" w:rsidR="00000000" w:rsidRPr="00000000">
          <w:rPr>
            <w:color w:val="1155cc"/>
            <w:sz w:val="24"/>
            <w:szCs w:val="24"/>
            <w:rtl w:val="0"/>
          </w:rPr>
          <w:t xml:space="preserve">#Residente</w:t>
        </w:r>
      </w:hyperlink>
      <w:hyperlink r:id="rId111">
        <w:r w:rsidDel="00000000" w:rsidR="00000000" w:rsidRPr="00000000">
          <w:rPr>
            <w:sz w:val="24"/>
            <w:szCs w:val="24"/>
            <w:rtl w:val="0"/>
          </w:rPr>
          <w:t xml:space="preserve"> </w:t>
        </w:r>
      </w:hyperlink>
      <w:hyperlink r:id="rId112">
        <w:r w:rsidDel="00000000" w:rsidR="00000000" w:rsidRPr="00000000">
          <w:rPr>
            <w:color w:val="1155cc"/>
            <w:sz w:val="24"/>
            <w:szCs w:val="24"/>
            <w:rtl w:val="0"/>
          </w:rPr>
          <w:t xml:space="preserve">#nefrologia</w:t>
        </w:r>
      </w:hyperlink>
      <w:hyperlink r:id="rId113">
        <w:r w:rsidDel="00000000" w:rsidR="00000000" w:rsidRPr="00000000">
          <w:rPr>
            <w:sz w:val="24"/>
            <w:szCs w:val="24"/>
            <w:rtl w:val="0"/>
          </w:rPr>
          <w:t xml:space="preserve"> </w:t>
        </w:r>
      </w:hyperlink>
      <w:hyperlink r:id="rId114">
        <w:r w:rsidDel="00000000" w:rsidR="00000000" w:rsidRPr="00000000">
          <w:rPr>
            <w:color w:val="1155cc"/>
            <w:sz w:val="24"/>
            <w:szCs w:val="24"/>
            <w:rtl w:val="0"/>
          </w:rPr>
          <w:t xml:space="preserve">#otorrinolaringologia</w:t>
        </w:r>
      </w:hyperlink>
      <w:hyperlink r:id="rId115">
        <w:r w:rsidDel="00000000" w:rsidR="00000000" w:rsidRPr="00000000">
          <w:rPr>
            <w:sz w:val="24"/>
            <w:szCs w:val="24"/>
            <w:rtl w:val="0"/>
          </w:rPr>
          <w:t xml:space="preserve"> </w:t>
        </w:r>
      </w:hyperlink>
      <w:hyperlink r:id="rId116">
        <w:r w:rsidDel="00000000" w:rsidR="00000000" w:rsidRPr="00000000">
          <w:rPr>
            <w:color w:val="1155cc"/>
            <w:sz w:val="24"/>
            <w:szCs w:val="24"/>
            <w:rtl w:val="0"/>
          </w:rPr>
          <w:t xml:space="preserve">#neurologia</w:t>
        </w:r>
      </w:hyperlink>
      <w:hyperlink r:id="rId117">
        <w:r w:rsidDel="00000000" w:rsidR="00000000" w:rsidRPr="00000000">
          <w:rPr>
            <w:sz w:val="24"/>
            <w:szCs w:val="24"/>
            <w:rtl w:val="0"/>
          </w:rPr>
          <w:t xml:space="preserve"> </w:t>
        </w:r>
      </w:hyperlink>
      <w:hyperlink r:id="rId118">
        <w:r w:rsidDel="00000000" w:rsidR="00000000" w:rsidRPr="00000000">
          <w:rPr>
            <w:color w:val="1155cc"/>
            <w:sz w:val="24"/>
            <w:szCs w:val="24"/>
            <w:rtl w:val="0"/>
          </w:rPr>
          <w:t xml:space="preserve">#endocrinologia</w:t>
        </w:r>
      </w:hyperlink>
      <w:hyperlink r:id="rId119">
        <w:r w:rsidDel="00000000" w:rsidR="00000000" w:rsidRPr="00000000">
          <w:rPr>
            <w:sz w:val="24"/>
            <w:szCs w:val="24"/>
            <w:rtl w:val="0"/>
          </w:rPr>
          <w:t xml:space="preserve"> </w:t>
        </w:r>
      </w:hyperlink>
      <w:hyperlink r:id="rId120">
        <w:r w:rsidDel="00000000" w:rsidR="00000000" w:rsidRPr="00000000">
          <w:rPr>
            <w:color w:val="1155cc"/>
            <w:sz w:val="24"/>
            <w:szCs w:val="24"/>
            <w:rtl w:val="0"/>
          </w:rPr>
          <w:t xml:space="preserve">#infectología</w:t>
        </w:r>
      </w:hyperlink>
      <w:hyperlink r:id="rId121">
        <w:r w:rsidDel="00000000" w:rsidR="00000000" w:rsidRPr="00000000">
          <w:rPr>
            <w:sz w:val="24"/>
            <w:szCs w:val="24"/>
            <w:rtl w:val="0"/>
          </w:rPr>
          <w:t xml:space="preserve"> </w:t>
        </w:r>
      </w:hyperlink>
      <w:hyperlink r:id="rId122">
        <w:r w:rsidDel="00000000" w:rsidR="00000000" w:rsidRPr="00000000">
          <w:rPr>
            <w:color w:val="1155cc"/>
            <w:sz w:val="24"/>
            <w:szCs w:val="24"/>
            <w:rtl w:val="0"/>
          </w:rPr>
          <w:t xml:space="preserve">#Endocrinología</w:t>
        </w:r>
      </w:hyperlink>
      <w:hyperlink r:id="rId123">
        <w:r w:rsidDel="00000000" w:rsidR="00000000" w:rsidRPr="00000000">
          <w:rPr>
            <w:sz w:val="24"/>
            <w:szCs w:val="24"/>
            <w:rtl w:val="0"/>
          </w:rPr>
          <w:t xml:space="preserve"> </w:t>
        </w:r>
      </w:hyperlink>
      <w:hyperlink r:id="rId124">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D">
      <w:pPr>
        <w:ind w:left="0" w:firstLine="0"/>
        <w:jc w:val="both"/>
        <w:rPr>
          <w:sz w:val="24"/>
          <w:szCs w:val="24"/>
        </w:rPr>
      </w:pPr>
      <w:r w:rsidDel="00000000" w:rsidR="00000000" w:rsidRPr="00000000">
        <w:rPr>
          <w:rtl w:val="0"/>
        </w:rPr>
      </w:r>
    </w:p>
    <w:p w:rsidR="00000000" w:rsidDel="00000000" w:rsidP="00000000" w:rsidRDefault="00000000" w:rsidRPr="00000000" w14:paraId="0000005E">
      <w:pPr>
        <w:ind w:left="0" w:firstLine="0"/>
        <w:jc w:val="both"/>
        <w:rPr>
          <w:sz w:val="24"/>
          <w:szCs w:val="24"/>
        </w:rPr>
      </w:pPr>
      <w:r w:rsidDel="00000000" w:rsidR="00000000" w:rsidRPr="00000000">
        <w:rPr>
          <w:rtl w:val="0"/>
        </w:rPr>
      </w:r>
    </w:p>
    <w:p w:rsidR="00000000" w:rsidDel="00000000" w:rsidP="00000000" w:rsidRDefault="00000000" w:rsidRPr="00000000" w14:paraId="0000005F">
      <w:pPr>
        <w:pStyle w:val="Heading1"/>
        <w:jc w:val="both"/>
        <w:rPr>
          <w:b w:val="1"/>
          <w:bCs w:val="1"/>
          <w:sz w:val="32"/>
          <w:szCs w:val="32"/>
        </w:rPr>
      </w:pPr>
      <w:bookmarkStart w:colFirst="0" w:colLast="0" w:name="_dl4iapj8ic4l" w:id="5"/>
      <w:bookmarkEnd w:id="5"/>
      <w:r w:rsidDel="00000000" w:rsidR="00000000" w:rsidRPr="00000000">
        <w:rPr>
          <w:b w:val="1"/>
          <w:bCs w:val="1"/>
          <w:sz w:val="32"/>
          <w:szCs w:val="32"/>
          <w:rtl w:val="0"/>
        </w:rPr>
        <w:t xml:space="preserve">Causas de cirrosis V2 PEDRO (Formato de cada enfermedad e inicio de cada párrafo)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Pregunta de Medicina Interna que nunca falta en un examen de residencia.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Un paciente con cirrosis y nos piden identificar la causa.</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Para un exámen, solo necesitas ESTOS datos claves para dar con la causa de cirrosis:</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Si nos dicen que aparte de cirrosis el paciente tiene síntomas neurológicos en forma de movimientos anormales o el borde de la córnea está pigmentado de color dorado-verdoso, lo que se conoce como anillo de Kayser-Fleischer, la causa será la enfermedad de Wilson. Ten presente que el diagnóstico se hace con los niveles de ceruloplasmina.</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Pero si sumado a la cirrosis nos dicen que el paciente tiene la piel bronceada y sufre de diabetes, gota, falla cardíaca o hipogonadismo, muy probablemente la etiología será una hemocromatosis. Recuerda que el otro nombre de esta enfermedad es “diabetes bronceada” y que gran parte del diagnóstico se hace con los niveles de ferritina.</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Por otro lado una combinación de cirrosis con EPOC debe hacernos pensar en deficiencia de alfa 1 antitripsina, </w:t>
      </w:r>
      <w:r w:rsidDel="00000000" w:rsidR="00000000" w:rsidRPr="00000000">
        <w:rPr>
          <w:sz w:val="24"/>
          <w:szCs w:val="24"/>
          <w:rtl w:val="0"/>
        </w:rPr>
        <w:t xml:space="preserve">la cual es una enfermedad en la que no se degrada la elastasa natural de los leucocitos con el consecuente daño del tejido tanto hepático como pulmonar.</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Si nos hablan de un hombre joven con antecedente de colitis ulcerativa, muy probablemente el diagnóstico sea colangitis esclerosante primaria; en cambio, si es una mujer joven, con síntomas constitucionales y con antecedente de autoinmunidad como lupus o tiroiditis de Hashimoto, debemos pensar que se trata de una hepatitis autoinmune o una colangitis biliar primaria. Las diferenciamos porque en la colangitis biliar predomina la alteración colestásica en los laboratorios mientras que en la autoimmune predomina la hipertransaminemia.</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Si se trata de una persona mayor, obesa, con síndrome metabólico o diabetes, sin otros datos adicionales, la causa más probable será la enfermedad por hígado graso no alcohólico.</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Y cuando nos hablen de antecedentes de promiscuidad o uso de drogas intravenosas, la causa probable serán los virus de hepatitis B y C. Particularmente la respuesta será la hepatitis C si nos hablan de historia de transfusión sanguínea antes de la década del 90.</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Finalmente, la cirrosis hepática por alcohol es la más fácil de determinar porque el único dato importante es el antecedente de alcoholismo, pero ojo, a veces nos ponen este dato como trampa y la causa es otra, así que no te olvides de siempre leer bien la pregunta. </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Pon a prueba este conocimiento. En la descripción te dejamos una pregunta, danos la respuesta en los comentarios y te daremos acceso a nuestro canal exclusivo de WhatsApp para que disfrutes de más contenido práctico como este. </w:t>
      </w:r>
    </w:p>
    <w:p w:rsidR="00000000" w:rsidDel="00000000" w:rsidP="00000000" w:rsidRDefault="00000000" w:rsidRPr="00000000" w14:paraId="00000076">
      <w:pPr>
        <w:ind w:left="0" w:firstLine="0"/>
        <w:jc w:val="both"/>
        <w:rPr>
          <w:sz w:val="24"/>
          <w:szCs w:val="24"/>
        </w:rPr>
      </w:pPr>
      <w:r w:rsidDel="00000000" w:rsidR="00000000" w:rsidRPr="00000000">
        <w:rPr>
          <w:rtl w:val="0"/>
        </w:rPr>
      </w:r>
    </w:p>
    <w:p w:rsidR="00000000" w:rsidDel="00000000" w:rsidP="00000000" w:rsidRDefault="00000000" w:rsidRPr="00000000" w14:paraId="00000077">
      <w:pPr>
        <w:pStyle w:val="Heading1"/>
        <w:jc w:val="both"/>
        <w:rPr>
          <w:b w:val="1"/>
          <w:bCs w:val="1"/>
          <w:sz w:val="32"/>
          <w:szCs w:val="32"/>
        </w:rPr>
      </w:pPr>
      <w:bookmarkStart w:colFirst="0" w:colLast="0" w:name="_a6dovnx4pr6k" w:id="6"/>
      <w:bookmarkEnd w:id="6"/>
      <w:r w:rsidDel="00000000" w:rsidR="00000000" w:rsidRPr="00000000">
        <w:rPr>
          <w:b w:val="1"/>
          <w:bCs w:val="1"/>
          <w:sz w:val="32"/>
          <w:szCs w:val="32"/>
          <w:rtl w:val="0"/>
        </w:rPr>
        <w:t xml:space="preserve">Demencias</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Pregunta de neurología que nunca falta en un examen de residencias. </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Un paciente con diagnóstico de demencia y nos piden determinar la causa.</w:t>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Para determinar las distintas etiologías de demencia en un examen de residencias, hay ciertos datos típicos que nos permitirán dar con la respuesta.</w:t>
      </w:r>
    </w:p>
    <w:p w:rsidR="00000000" w:rsidDel="00000000" w:rsidP="00000000" w:rsidRDefault="00000000" w:rsidRPr="00000000" w14:paraId="0000007E">
      <w:pPr>
        <w:jc w:val="both"/>
        <w:rPr>
          <w:sz w:val="24"/>
          <w:szCs w:val="24"/>
        </w:rPr>
      </w:pPr>
      <w:ins w:author="Pedro Vergara" w:id="0" w:date="2024-08-14T14:39:13Z">
        <w:r w:rsidDel="00000000" w:rsidR="00000000" w:rsidRPr="00000000">
          <w:rPr>
            <w:sz w:val="24"/>
            <w:szCs w:val="24"/>
            <w:rtl w:val="0"/>
          </w:rPr>
          <w:t xml:space="preserve">hjfjhfjghfhgfghjfhgfhg</w:t>
        </w:r>
      </w:ins>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Si nos dicen que el paciente tiene síntomas parkinsonianos, alucinaciones o fluctuación en el estado de consciencia, se tratará de una demencia por cuerpos de Lewy. Muy característico es el paciente con diagnóstico de Parkinson que al iniciar levodopa presenta alucinaciones visuales.  </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Si se trata de una demencia que inicia de forma temprana, entre los 45-65 años, con afasia y que además presenta cambios en el comportamiento como apatía y desinhibición, probablemente se trate de una demencia frontotemporal.</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Cuando nos digan que el paciente tiene antecedente de ACV isquémico y comorbilidades como hipertensión, diabetes o tabaquismo, probablemente la respuesta será demencia vascular.</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Si nos hablan de un paciente con demencia rápida que progresa en meses y que se asocia a mioclonías, síntomas cerebelosos como ataxia y además tiene alteraciones visuales, probablemente se trate de una enfermedad de Creutzfeldt-Jakob.</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Finalmente, la enfermedad de Alzheimer es la causa más común de demencia. La sospecharemos cuando no nos den datos característicos como los anteriores y cuando nos hablan de una demencia que progresa de forma insidiosa y lenta, principalmente con pérdida de la memoria reciente, desorientación y dificultad para las tareas cotidianas.</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Pon a prueba este conocimiento. En la descripción te dejamos una pregunta. Danos la respuesta en los comentarios y te daremos acceso a más contenido práctico como este.</w:t>
      </w:r>
    </w:p>
    <w:p w:rsidR="00000000" w:rsidDel="00000000" w:rsidP="00000000" w:rsidRDefault="00000000" w:rsidRPr="00000000" w14:paraId="0000008B">
      <w:pPr>
        <w:jc w:val="both"/>
        <w:rPr>
          <w:sz w:val="24"/>
          <w:szCs w:val="24"/>
          <w:u w:val="single"/>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sz w:val="24"/>
          <w:szCs w:val="24"/>
          <w:rtl w:val="0"/>
        </w:rPr>
        <w:t xml:space="preserve">Hombre de 76 años con deterioro cognitivo caracterizado por pérdida de la memoria y de la función ejecutiva. Tiene enlentecimiento motor y temblor en reposo. Bajo sospecha de enfermedad de Parkinson iniciaron manejo con levodopa, presentando posteriormente alucinaciones visuales vivas. El MoCA arroja puntaje de 20 y la RMN muestra atrofia cortical con preservación relativa de los lóbulos temporales. Con esta información, ¿cuál es el diagnóstico más probable?</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spacing w:line="256.8" w:lineRule="auto"/>
        <w:jc w:val="both"/>
        <w:rPr>
          <w:sz w:val="24"/>
          <w:szCs w:val="24"/>
        </w:rPr>
      </w:pPr>
      <w:r w:rsidDel="00000000" w:rsidR="00000000" w:rsidRPr="00000000">
        <w:rPr>
          <w:sz w:val="24"/>
          <w:szCs w:val="24"/>
          <w:rtl w:val="0"/>
        </w:rPr>
        <w:t xml:space="preserve">A. Enfermedad de Creutzfeldt-Jakob esporádica/clásica.</w:t>
      </w:r>
    </w:p>
    <w:p w:rsidR="00000000" w:rsidDel="00000000" w:rsidP="00000000" w:rsidRDefault="00000000" w:rsidRPr="00000000" w14:paraId="0000008F">
      <w:pPr>
        <w:spacing w:line="256.8" w:lineRule="auto"/>
        <w:jc w:val="both"/>
        <w:rPr>
          <w:sz w:val="24"/>
          <w:szCs w:val="24"/>
        </w:rPr>
      </w:pPr>
      <w:r w:rsidDel="00000000" w:rsidR="00000000" w:rsidRPr="00000000">
        <w:rPr>
          <w:sz w:val="24"/>
          <w:szCs w:val="24"/>
          <w:rtl w:val="0"/>
        </w:rPr>
        <w:t xml:space="preserve">B. Enfermedad de Alzheimer.</w:t>
      </w:r>
    </w:p>
    <w:p w:rsidR="00000000" w:rsidDel="00000000" w:rsidP="00000000" w:rsidRDefault="00000000" w:rsidRPr="00000000" w14:paraId="00000090">
      <w:pPr>
        <w:spacing w:line="256.8" w:lineRule="auto"/>
        <w:jc w:val="both"/>
        <w:rPr>
          <w:sz w:val="24"/>
          <w:szCs w:val="24"/>
        </w:rPr>
      </w:pPr>
      <w:r w:rsidDel="00000000" w:rsidR="00000000" w:rsidRPr="00000000">
        <w:rPr>
          <w:sz w:val="24"/>
          <w:szCs w:val="24"/>
          <w:rtl w:val="0"/>
        </w:rPr>
        <w:t xml:space="preserve">C. Demencia vascular (enfermedad de Binswanger).</w:t>
      </w:r>
    </w:p>
    <w:p w:rsidR="00000000" w:rsidDel="00000000" w:rsidP="00000000" w:rsidRDefault="00000000" w:rsidRPr="00000000" w14:paraId="00000091">
      <w:pPr>
        <w:spacing w:line="256.8" w:lineRule="auto"/>
        <w:jc w:val="both"/>
        <w:rPr>
          <w:b w:val="1"/>
          <w:bCs w:val="1"/>
          <w:sz w:val="24"/>
          <w:szCs w:val="24"/>
        </w:rPr>
      </w:pPr>
      <w:r w:rsidDel="00000000" w:rsidR="00000000" w:rsidRPr="00000000">
        <w:rPr>
          <w:b w:val="1"/>
          <w:bCs w:val="1"/>
          <w:sz w:val="24"/>
          <w:szCs w:val="24"/>
          <w:rtl w:val="0"/>
        </w:rPr>
        <w:t xml:space="preserve">D. Demencia por cuerpos de Lewy.</w:t>
      </w:r>
    </w:p>
    <w:p w:rsidR="00000000" w:rsidDel="00000000" w:rsidP="00000000" w:rsidRDefault="00000000" w:rsidRPr="00000000" w14:paraId="00000092">
      <w:pPr>
        <w:spacing w:line="256.8" w:lineRule="auto"/>
        <w:jc w:val="both"/>
        <w:rPr>
          <w:sz w:val="24"/>
          <w:szCs w:val="24"/>
          <w:u w:val="single"/>
        </w:rPr>
      </w:pPr>
      <w:r w:rsidDel="00000000" w:rsidR="00000000" w:rsidRPr="00000000">
        <w:rPr>
          <w:sz w:val="24"/>
          <w:szCs w:val="24"/>
          <w:rtl w:val="0"/>
        </w:rPr>
        <w:t xml:space="preserve">E. Demencia frontotemporal (enfermedad de Pick).</w:t>
      </w:r>
      <w:r w:rsidDel="00000000" w:rsidR="00000000" w:rsidRPr="00000000">
        <w:rPr>
          <w:rtl w:val="0"/>
        </w:rPr>
      </w:r>
    </w:p>
    <w:p w:rsidR="00000000" w:rsidDel="00000000" w:rsidP="00000000" w:rsidRDefault="00000000" w:rsidRPr="00000000" w14:paraId="00000093">
      <w:pPr>
        <w:spacing w:before="180" w:lineRule="auto"/>
        <w:jc w:val="both"/>
        <w:rPr>
          <w:sz w:val="24"/>
          <w:szCs w:val="24"/>
        </w:rPr>
      </w:pPr>
      <w:r w:rsidDel="00000000" w:rsidR="00000000" w:rsidRPr="00000000">
        <w:rPr>
          <w:rtl w:val="0"/>
        </w:rPr>
      </w:r>
    </w:p>
    <w:p w:rsidR="00000000" w:rsidDel="00000000" w:rsidP="00000000" w:rsidRDefault="00000000" w:rsidRPr="00000000" w14:paraId="00000094">
      <w:pPr>
        <w:jc w:val="both"/>
        <w:rPr>
          <w:color w:val="1155cc"/>
          <w:sz w:val="24"/>
          <w:szCs w:val="24"/>
        </w:rPr>
      </w:pPr>
      <w:hyperlink r:id="rId125">
        <w:r w:rsidDel="00000000" w:rsidR="00000000" w:rsidRPr="00000000">
          <w:rPr>
            <w:color w:val="1155cc"/>
            <w:sz w:val="24"/>
            <w:szCs w:val="24"/>
            <w:rtl w:val="0"/>
          </w:rPr>
          <w:t xml:space="preserve">#Residencias</w:t>
        </w:r>
      </w:hyperlink>
      <w:hyperlink r:id="rId126">
        <w:r w:rsidDel="00000000" w:rsidR="00000000" w:rsidRPr="00000000">
          <w:rPr>
            <w:sz w:val="24"/>
            <w:szCs w:val="24"/>
            <w:rtl w:val="0"/>
          </w:rPr>
          <w:t xml:space="preserve"> </w:t>
        </w:r>
      </w:hyperlink>
      <w:hyperlink r:id="rId127">
        <w:r w:rsidDel="00000000" w:rsidR="00000000" w:rsidRPr="00000000">
          <w:rPr>
            <w:color w:val="1155cc"/>
            <w:sz w:val="24"/>
            <w:szCs w:val="24"/>
            <w:rtl w:val="0"/>
          </w:rPr>
          <w:t xml:space="preserve">#EspecializaciónMédica</w:t>
        </w:r>
      </w:hyperlink>
      <w:hyperlink r:id="rId128">
        <w:r w:rsidDel="00000000" w:rsidR="00000000" w:rsidRPr="00000000">
          <w:rPr>
            <w:sz w:val="24"/>
            <w:szCs w:val="24"/>
            <w:rtl w:val="0"/>
          </w:rPr>
          <w:t xml:space="preserve"> </w:t>
        </w:r>
      </w:hyperlink>
      <w:hyperlink r:id="rId129">
        <w:r w:rsidDel="00000000" w:rsidR="00000000" w:rsidRPr="00000000">
          <w:rPr>
            <w:color w:val="1155cc"/>
            <w:sz w:val="24"/>
            <w:szCs w:val="24"/>
            <w:rtl w:val="0"/>
          </w:rPr>
          <w:t xml:space="preserve">#medicina</w:t>
        </w:r>
      </w:hyperlink>
      <w:hyperlink r:id="rId130">
        <w:r w:rsidDel="00000000" w:rsidR="00000000" w:rsidRPr="00000000">
          <w:rPr>
            <w:sz w:val="24"/>
            <w:szCs w:val="24"/>
            <w:rtl w:val="0"/>
          </w:rPr>
          <w:t xml:space="preserve"> </w:t>
        </w:r>
      </w:hyperlink>
      <w:hyperlink r:id="rId131">
        <w:r w:rsidDel="00000000" w:rsidR="00000000" w:rsidRPr="00000000">
          <w:rPr>
            <w:color w:val="1155cc"/>
            <w:sz w:val="24"/>
            <w:szCs w:val="24"/>
            <w:rtl w:val="0"/>
          </w:rPr>
          <w:t xml:space="preserve">#médico</w:t>
        </w:r>
      </w:hyperlink>
      <w:r w:rsidDel="00000000" w:rsidR="00000000" w:rsidRPr="00000000">
        <w:rPr>
          <w:rtl w:val="0"/>
        </w:rPr>
        <w:t xml:space="preserve"> </w:t>
      </w:r>
      <w:hyperlink r:id="rId132">
        <w:r w:rsidDel="00000000" w:rsidR="00000000" w:rsidRPr="00000000">
          <w:rPr>
            <w:color w:val="1155cc"/>
            <w:sz w:val="24"/>
            <w:szCs w:val="24"/>
            <w:rtl w:val="0"/>
          </w:rPr>
          <w:t xml:space="preserve">#CasosClínicos</w:t>
        </w:r>
      </w:hyperlink>
      <w:hyperlink r:id="rId133">
        <w:r w:rsidDel="00000000" w:rsidR="00000000" w:rsidRPr="00000000">
          <w:rPr>
            <w:sz w:val="24"/>
            <w:szCs w:val="24"/>
            <w:rtl w:val="0"/>
          </w:rPr>
          <w:t xml:space="preserve"> </w:t>
        </w:r>
      </w:hyperlink>
      <w:hyperlink r:id="rId134">
        <w:r w:rsidDel="00000000" w:rsidR="00000000" w:rsidRPr="00000000">
          <w:rPr>
            <w:color w:val="1155cc"/>
            <w:sz w:val="24"/>
            <w:szCs w:val="24"/>
            <w:rtl w:val="0"/>
          </w:rPr>
          <w:t xml:space="preserve">#EspecialidadMedica</w:t>
        </w:r>
      </w:hyperlink>
      <w:hyperlink r:id="rId135">
        <w:r w:rsidDel="00000000" w:rsidR="00000000" w:rsidRPr="00000000">
          <w:rPr>
            <w:sz w:val="24"/>
            <w:szCs w:val="24"/>
            <w:rtl w:val="0"/>
          </w:rPr>
          <w:t xml:space="preserve"> </w:t>
        </w:r>
      </w:hyperlink>
      <w:hyperlink r:id="rId136">
        <w:r w:rsidDel="00000000" w:rsidR="00000000" w:rsidRPr="00000000">
          <w:rPr>
            <w:color w:val="1155cc"/>
            <w:sz w:val="24"/>
            <w:szCs w:val="24"/>
            <w:rtl w:val="0"/>
          </w:rPr>
          <w:t xml:space="preserve">#especialidad</w:t>
        </w:r>
      </w:hyperlink>
      <w:hyperlink r:id="rId137">
        <w:r w:rsidDel="00000000" w:rsidR="00000000" w:rsidRPr="00000000">
          <w:rPr>
            <w:sz w:val="24"/>
            <w:szCs w:val="24"/>
            <w:rtl w:val="0"/>
          </w:rPr>
          <w:t xml:space="preserve"> </w:t>
        </w:r>
      </w:hyperlink>
      <w:hyperlink r:id="rId138">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139">
        <w:r w:rsidDel="00000000" w:rsidR="00000000" w:rsidRPr="00000000">
          <w:rPr>
            <w:color w:val="1155cc"/>
            <w:sz w:val="24"/>
            <w:szCs w:val="24"/>
            <w:rtl w:val="0"/>
          </w:rPr>
          <w:t xml:space="preserve">#Residente</w:t>
        </w:r>
      </w:hyperlink>
      <w:hyperlink r:id="rId140">
        <w:r w:rsidDel="00000000" w:rsidR="00000000" w:rsidRPr="00000000">
          <w:rPr>
            <w:sz w:val="24"/>
            <w:szCs w:val="24"/>
            <w:rtl w:val="0"/>
          </w:rPr>
          <w:t xml:space="preserve"> </w:t>
        </w:r>
      </w:hyperlink>
      <w:hyperlink r:id="rId141">
        <w:r w:rsidDel="00000000" w:rsidR="00000000" w:rsidRPr="00000000">
          <w:rPr>
            <w:color w:val="1155cc"/>
            <w:sz w:val="24"/>
            <w:szCs w:val="24"/>
            <w:rtl w:val="0"/>
          </w:rPr>
          <w:t xml:space="preserve">#nefrologia</w:t>
        </w:r>
      </w:hyperlink>
      <w:hyperlink r:id="rId142">
        <w:r w:rsidDel="00000000" w:rsidR="00000000" w:rsidRPr="00000000">
          <w:rPr>
            <w:sz w:val="24"/>
            <w:szCs w:val="24"/>
            <w:rtl w:val="0"/>
          </w:rPr>
          <w:t xml:space="preserve"> </w:t>
        </w:r>
      </w:hyperlink>
      <w:hyperlink r:id="rId143">
        <w:r w:rsidDel="00000000" w:rsidR="00000000" w:rsidRPr="00000000">
          <w:rPr>
            <w:color w:val="1155cc"/>
            <w:sz w:val="24"/>
            <w:szCs w:val="24"/>
            <w:rtl w:val="0"/>
          </w:rPr>
          <w:t xml:space="preserve">#otorrinolaringologia</w:t>
        </w:r>
      </w:hyperlink>
      <w:hyperlink r:id="rId144">
        <w:r w:rsidDel="00000000" w:rsidR="00000000" w:rsidRPr="00000000">
          <w:rPr>
            <w:sz w:val="24"/>
            <w:szCs w:val="24"/>
            <w:rtl w:val="0"/>
          </w:rPr>
          <w:t xml:space="preserve"> </w:t>
        </w:r>
      </w:hyperlink>
      <w:hyperlink r:id="rId145">
        <w:r w:rsidDel="00000000" w:rsidR="00000000" w:rsidRPr="00000000">
          <w:rPr>
            <w:color w:val="1155cc"/>
            <w:sz w:val="24"/>
            <w:szCs w:val="24"/>
            <w:rtl w:val="0"/>
          </w:rPr>
          <w:t xml:space="preserve">#neurologia</w:t>
        </w:r>
      </w:hyperlink>
      <w:hyperlink r:id="rId146">
        <w:r w:rsidDel="00000000" w:rsidR="00000000" w:rsidRPr="00000000">
          <w:rPr>
            <w:sz w:val="24"/>
            <w:szCs w:val="24"/>
            <w:rtl w:val="0"/>
          </w:rPr>
          <w:t xml:space="preserve"> </w:t>
        </w:r>
      </w:hyperlink>
      <w:hyperlink r:id="rId147">
        <w:r w:rsidDel="00000000" w:rsidR="00000000" w:rsidRPr="00000000">
          <w:rPr>
            <w:color w:val="1155cc"/>
            <w:sz w:val="24"/>
            <w:szCs w:val="24"/>
            <w:rtl w:val="0"/>
          </w:rPr>
          <w:t xml:space="preserve">#endocrinologia</w:t>
        </w:r>
      </w:hyperlink>
      <w:hyperlink r:id="rId148">
        <w:r w:rsidDel="00000000" w:rsidR="00000000" w:rsidRPr="00000000">
          <w:rPr>
            <w:sz w:val="24"/>
            <w:szCs w:val="24"/>
            <w:rtl w:val="0"/>
          </w:rPr>
          <w:t xml:space="preserve"> </w:t>
        </w:r>
      </w:hyperlink>
      <w:hyperlink r:id="rId149">
        <w:r w:rsidDel="00000000" w:rsidR="00000000" w:rsidRPr="00000000">
          <w:rPr>
            <w:color w:val="1155cc"/>
            <w:sz w:val="24"/>
            <w:szCs w:val="24"/>
            <w:rtl w:val="0"/>
          </w:rPr>
          <w:t xml:space="preserve">#infectología</w:t>
        </w:r>
      </w:hyperlink>
      <w:hyperlink r:id="rId150">
        <w:r w:rsidDel="00000000" w:rsidR="00000000" w:rsidRPr="00000000">
          <w:rPr>
            <w:sz w:val="24"/>
            <w:szCs w:val="24"/>
            <w:rtl w:val="0"/>
          </w:rPr>
          <w:t xml:space="preserve"> </w:t>
        </w:r>
      </w:hyperlink>
      <w:hyperlink r:id="rId151">
        <w:r w:rsidDel="00000000" w:rsidR="00000000" w:rsidRPr="00000000">
          <w:rPr>
            <w:color w:val="1155cc"/>
            <w:sz w:val="24"/>
            <w:szCs w:val="24"/>
            <w:rtl w:val="0"/>
          </w:rPr>
          <w:t xml:space="preserve">#Endocrinología</w:t>
        </w:r>
      </w:hyperlink>
      <w:hyperlink r:id="rId152">
        <w:r w:rsidDel="00000000" w:rsidR="00000000" w:rsidRPr="00000000">
          <w:rPr>
            <w:sz w:val="24"/>
            <w:szCs w:val="24"/>
            <w:rtl w:val="0"/>
          </w:rPr>
          <w:t xml:space="preserve"> </w:t>
        </w:r>
      </w:hyperlink>
      <w:hyperlink r:id="rId153">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5">
      <w:pPr>
        <w:ind w:left="0" w:firstLine="0"/>
        <w:jc w:val="both"/>
        <w:rPr>
          <w:sz w:val="24"/>
          <w:szCs w:val="24"/>
        </w:rPr>
      </w:pPr>
      <w:r w:rsidDel="00000000" w:rsidR="00000000" w:rsidRPr="00000000">
        <w:rPr>
          <w:rtl w:val="0"/>
        </w:rPr>
      </w:r>
    </w:p>
    <w:p w:rsidR="00000000" w:rsidDel="00000000" w:rsidP="00000000" w:rsidRDefault="00000000" w:rsidRPr="00000000" w14:paraId="00000096">
      <w:pPr>
        <w:pStyle w:val="Heading1"/>
        <w:jc w:val="both"/>
        <w:rPr>
          <w:b w:val="1"/>
          <w:bCs w:val="1"/>
          <w:sz w:val="32"/>
          <w:szCs w:val="32"/>
        </w:rPr>
      </w:pPr>
      <w:bookmarkStart w:colFirst="0" w:colLast="0" w:name="_wt0vh65buixr" w:id="7"/>
      <w:bookmarkEnd w:id="7"/>
      <w:r w:rsidDel="00000000" w:rsidR="00000000" w:rsidRPr="00000000">
        <w:rPr>
          <w:b w:val="1"/>
          <w:bCs w:val="1"/>
          <w:sz w:val="32"/>
          <w:szCs w:val="32"/>
          <w:rtl w:val="0"/>
        </w:rPr>
        <w:t xml:space="preserve">Demencias V2 PEDRO (INICIO + LLAMATIVO)</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Pregunta de neurología que nunca falta en un examen de residencia. </w:t>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Un paciente con demencia y nos piden determinar la causa.</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Para un exámen sólo necesitas ESTOS datos claves para dar con la etiología de la demencia:</w:t>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Si nos dicen que el paciente tiene síntomas parkinsonianos, alucinaciones o fluctuación en el estado de consciencia, se tratará de una demencia por cuerpos de Lewy. Muy característico es el paciente con diagnóstico de Parkinson que al iniciar levodopa presenta alucinaciones visuales.  </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Si en cambio se trata de una demencia que inicia de forma temprana, entre los 45-65 años, con afasia y que además presenta cambios en el comportamiento como apatía y desinhibición, probablemente se trate de una demencia frontotemporal.</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Cuando nos digan que el paciente tiene antecedente de ACV isquémico y comorbilidades como hipertensión, diabetes o tabaquismo, probablemente la respuesta será demencia vascular.</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Si nos hablan de un paciente con demencia rápida que progresa en meses y que se asocia a mioclonías, síntomas cerebelosos como ataxia y además tiene alteraciones visuales, probablemente se trate de una enfermedad de Creutzfeldt-Jakob.</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Finalmente, recuerda que la enfermedad de Alzheimer es la causa más común de demencia. La sospecharemos cuando no nos den datos característicos como los anteriores y cuando nos hablan de una demencia que progresa de forma insidiosa y lenta, principalmente con pérdida de la memoria reciente, desorientación y dificultad para las tareas cotidianas.</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Pon a prueba este conocimiento. En la descripción te dejamos una pregunta. Danos la respuesta en los comentarios y te daremos acceso a más contenido práctico como este.</w:t>
      </w:r>
    </w:p>
    <w:p w:rsidR="00000000" w:rsidDel="00000000" w:rsidP="00000000" w:rsidRDefault="00000000" w:rsidRPr="00000000" w14:paraId="000000A9">
      <w:pPr>
        <w:pStyle w:val="Heading1"/>
        <w:jc w:val="both"/>
        <w:rPr>
          <w:b w:val="1"/>
          <w:bCs w:val="1"/>
          <w:sz w:val="32"/>
          <w:szCs w:val="32"/>
        </w:rPr>
      </w:pPr>
      <w:bookmarkStart w:colFirst="0" w:colLast="0" w:name="_s8gle2tmadvo" w:id="8"/>
      <w:bookmarkEnd w:id="8"/>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u w:val="single"/>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0AE">
      <w:pPr>
        <w:spacing w:before="180" w:lineRule="auto"/>
        <w:jc w:val="both"/>
        <w:rPr>
          <w:sz w:val="24"/>
          <w:szCs w:val="24"/>
        </w:rPr>
      </w:pPr>
      <w:r w:rsidDel="00000000" w:rsidR="00000000" w:rsidRPr="00000000">
        <w:rPr>
          <w:rtl w:val="0"/>
        </w:rPr>
      </w:r>
    </w:p>
    <w:p w:rsidR="00000000" w:rsidDel="00000000" w:rsidP="00000000" w:rsidRDefault="00000000" w:rsidRPr="00000000" w14:paraId="000000AF">
      <w:pPr>
        <w:jc w:val="both"/>
        <w:rPr>
          <w:color w:val="1155cc"/>
          <w:sz w:val="24"/>
          <w:szCs w:val="24"/>
        </w:rPr>
      </w:pPr>
      <w:hyperlink r:id="rId154">
        <w:r w:rsidDel="00000000" w:rsidR="00000000" w:rsidRPr="00000000">
          <w:rPr>
            <w:color w:val="1155cc"/>
            <w:sz w:val="24"/>
            <w:szCs w:val="24"/>
            <w:rtl w:val="0"/>
          </w:rPr>
          <w:t xml:space="preserve">#Residencias</w:t>
        </w:r>
      </w:hyperlink>
      <w:hyperlink r:id="rId155">
        <w:r w:rsidDel="00000000" w:rsidR="00000000" w:rsidRPr="00000000">
          <w:rPr>
            <w:sz w:val="24"/>
            <w:szCs w:val="24"/>
            <w:rtl w:val="0"/>
          </w:rPr>
          <w:t xml:space="preserve"> </w:t>
        </w:r>
      </w:hyperlink>
      <w:hyperlink r:id="rId156">
        <w:r w:rsidDel="00000000" w:rsidR="00000000" w:rsidRPr="00000000">
          <w:rPr>
            <w:color w:val="1155cc"/>
            <w:sz w:val="24"/>
            <w:szCs w:val="24"/>
            <w:rtl w:val="0"/>
          </w:rPr>
          <w:t xml:space="preserve">#EspecializaciónMédica</w:t>
        </w:r>
      </w:hyperlink>
      <w:hyperlink r:id="rId157">
        <w:r w:rsidDel="00000000" w:rsidR="00000000" w:rsidRPr="00000000">
          <w:rPr>
            <w:sz w:val="24"/>
            <w:szCs w:val="24"/>
            <w:rtl w:val="0"/>
          </w:rPr>
          <w:t xml:space="preserve"> </w:t>
        </w:r>
      </w:hyperlink>
      <w:hyperlink r:id="rId158">
        <w:r w:rsidDel="00000000" w:rsidR="00000000" w:rsidRPr="00000000">
          <w:rPr>
            <w:color w:val="1155cc"/>
            <w:sz w:val="24"/>
            <w:szCs w:val="24"/>
            <w:rtl w:val="0"/>
          </w:rPr>
          <w:t xml:space="preserve">#medicina</w:t>
        </w:r>
      </w:hyperlink>
      <w:hyperlink r:id="rId159">
        <w:r w:rsidDel="00000000" w:rsidR="00000000" w:rsidRPr="00000000">
          <w:rPr>
            <w:sz w:val="24"/>
            <w:szCs w:val="24"/>
            <w:rtl w:val="0"/>
          </w:rPr>
          <w:t xml:space="preserve"> </w:t>
        </w:r>
      </w:hyperlink>
      <w:hyperlink r:id="rId160">
        <w:r w:rsidDel="00000000" w:rsidR="00000000" w:rsidRPr="00000000">
          <w:rPr>
            <w:color w:val="1155cc"/>
            <w:sz w:val="24"/>
            <w:szCs w:val="24"/>
            <w:rtl w:val="0"/>
          </w:rPr>
          <w:t xml:space="preserve">#médico</w:t>
        </w:r>
      </w:hyperlink>
      <w:r w:rsidDel="00000000" w:rsidR="00000000" w:rsidRPr="00000000">
        <w:rPr>
          <w:rtl w:val="0"/>
        </w:rPr>
        <w:t xml:space="preserve"> </w:t>
      </w:r>
      <w:hyperlink r:id="rId161">
        <w:r w:rsidDel="00000000" w:rsidR="00000000" w:rsidRPr="00000000">
          <w:rPr>
            <w:color w:val="1155cc"/>
            <w:sz w:val="24"/>
            <w:szCs w:val="24"/>
            <w:rtl w:val="0"/>
          </w:rPr>
          <w:t xml:space="preserve">#CasosClínicos</w:t>
        </w:r>
      </w:hyperlink>
      <w:hyperlink r:id="rId162">
        <w:r w:rsidDel="00000000" w:rsidR="00000000" w:rsidRPr="00000000">
          <w:rPr>
            <w:sz w:val="24"/>
            <w:szCs w:val="24"/>
            <w:rtl w:val="0"/>
          </w:rPr>
          <w:t xml:space="preserve"> </w:t>
        </w:r>
      </w:hyperlink>
      <w:hyperlink r:id="rId163">
        <w:r w:rsidDel="00000000" w:rsidR="00000000" w:rsidRPr="00000000">
          <w:rPr>
            <w:color w:val="1155cc"/>
            <w:sz w:val="24"/>
            <w:szCs w:val="24"/>
            <w:rtl w:val="0"/>
          </w:rPr>
          <w:t xml:space="preserve">#EspecialidadMedica</w:t>
        </w:r>
      </w:hyperlink>
      <w:hyperlink r:id="rId164">
        <w:r w:rsidDel="00000000" w:rsidR="00000000" w:rsidRPr="00000000">
          <w:rPr>
            <w:sz w:val="24"/>
            <w:szCs w:val="24"/>
            <w:rtl w:val="0"/>
          </w:rPr>
          <w:t xml:space="preserve"> </w:t>
        </w:r>
      </w:hyperlink>
      <w:hyperlink r:id="rId165">
        <w:r w:rsidDel="00000000" w:rsidR="00000000" w:rsidRPr="00000000">
          <w:rPr>
            <w:color w:val="1155cc"/>
            <w:sz w:val="24"/>
            <w:szCs w:val="24"/>
            <w:rtl w:val="0"/>
          </w:rPr>
          <w:t xml:space="preserve">#especialidad</w:t>
        </w:r>
      </w:hyperlink>
      <w:hyperlink r:id="rId166">
        <w:r w:rsidDel="00000000" w:rsidR="00000000" w:rsidRPr="00000000">
          <w:rPr>
            <w:sz w:val="24"/>
            <w:szCs w:val="24"/>
            <w:rtl w:val="0"/>
          </w:rPr>
          <w:t xml:space="preserve"> </w:t>
        </w:r>
      </w:hyperlink>
      <w:hyperlink r:id="rId167">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168">
        <w:r w:rsidDel="00000000" w:rsidR="00000000" w:rsidRPr="00000000">
          <w:rPr>
            <w:color w:val="1155cc"/>
            <w:sz w:val="24"/>
            <w:szCs w:val="24"/>
            <w:rtl w:val="0"/>
          </w:rPr>
          <w:t xml:space="preserve">#Residente</w:t>
        </w:r>
      </w:hyperlink>
      <w:hyperlink r:id="rId169">
        <w:r w:rsidDel="00000000" w:rsidR="00000000" w:rsidRPr="00000000">
          <w:rPr>
            <w:sz w:val="24"/>
            <w:szCs w:val="24"/>
            <w:rtl w:val="0"/>
          </w:rPr>
          <w:t xml:space="preserve"> </w:t>
        </w:r>
      </w:hyperlink>
      <w:hyperlink r:id="rId170">
        <w:r w:rsidDel="00000000" w:rsidR="00000000" w:rsidRPr="00000000">
          <w:rPr>
            <w:color w:val="1155cc"/>
            <w:sz w:val="24"/>
            <w:szCs w:val="24"/>
            <w:rtl w:val="0"/>
          </w:rPr>
          <w:t xml:space="preserve">#nefrologia</w:t>
        </w:r>
      </w:hyperlink>
      <w:hyperlink r:id="rId171">
        <w:r w:rsidDel="00000000" w:rsidR="00000000" w:rsidRPr="00000000">
          <w:rPr>
            <w:sz w:val="24"/>
            <w:szCs w:val="24"/>
            <w:rtl w:val="0"/>
          </w:rPr>
          <w:t xml:space="preserve"> </w:t>
        </w:r>
      </w:hyperlink>
      <w:hyperlink r:id="rId172">
        <w:r w:rsidDel="00000000" w:rsidR="00000000" w:rsidRPr="00000000">
          <w:rPr>
            <w:color w:val="1155cc"/>
            <w:sz w:val="24"/>
            <w:szCs w:val="24"/>
            <w:rtl w:val="0"/>
          </w:rPr>
          <w:t xml:space="preserve">#otorrinolaringologia</w:t>
        </w:r>
      </w:hyperlink>
      <w:hyperlink r:id="rId173">
        <w:r w:rsidDel="00000000" w:rsidR="00000000" w:rsidRPr="00000000">
          <w:rPr>
            <w:sz w:val="24"/>
            <w:szCs w:val="24"/>
            <w:rtl w:val="0"/>
          </w:rPr>
          <w:t xml:space="preserve"> </w:t>
        </w:r>
      </w:hyperlink>
      <w:hyperlink r:id="rId174">
        <w:r w:rsidDel="00000000" w:rsidR="00000000" w:rsidRPr="00000000">
          <w:rPr>
            <w:color w:val="1155cc"/>
            <w:sz w:val="24"/>
            <w:szCs w:val="24"/>
            <w:rtl w:val="0"/>
          </w:rPr>
          <w:t xml:space="preserve">#neurologia</w:t>
        </w:r>
      </w:hyperlink>
      <w:hyperlink r:id="rId175">
        <w:r w:rsidDel="00000000" w:rsidR="00000000" w:rsidRPr="00000000">
          <w:rPr>
            <w:sz w:val="24"/>
            <w:szCs w:val="24"/>
            <w:rtl w:val="0"/>
          </w:rPr>
          <w:t xml:space="preserve"> </w:t>
        </w:r>
      </w:hyperlink>
      <w:hyperlink r:id="rId176">
        <w:r w:rsidDel="00000000" w:rsidR="00000000" w:rsidRPr="00000000">
          <w:rPr>
            <w:color w:val="1155cc"/>
            <w:sz w:val="24"/>
            <w:szCs w:val="24"/>
            <w:rtl w:val="0"/>
          </w:rPr>
          <w:t xml:space="preserve">#endocrinologia</w:t>
        </w:r>
      </w:hyperlink>
      <w:hyperlink r:id="rId177">
        <w:r w:rsidDel="00000000" w:rsidR="00000000" w:rsidRPr="00000000">
          <w:rPr>
            <w:sz w:val="24"/>
            <w:szCs w:val="24"/>
            <w:rtl w:val="0"/>
          </w:rPr>
          <w:t xml:space="preserve"> </w:t>
        </w:r>
      </w:hyperlink>
      <w:hyperlink r:id="rId178">
        <w:r w:rsidDel="00000000" w:rsidR="00000000" w:rsidRPr="00000000">
          <w:rPr>
            <w:color w:val="1155cc"/>
            <w:sz w:val="24"/>
            <w:szCs w:val="24"/>
            <w:rtl w:val="0"/>
          </w:rPr>
          <w:t xml:space="preserve">#infectología</w:t>
        </w:r>
      </w:hyperlink>
      <w:hyperlink r:id="rId179">
        <w:r w:rsidDel="00000000" w:rsidR="00000000" w:rsidRPr="00000000">
          <w:rPr>
            <w:sz w:val="24"/>
            <w:szCs w:val="24"/>
            <w:rtl w:val="0"/>
          </w:rPr>
          <w:t xml:space="preserve"> </w:t>
        </w:r>
      </w:hyperlink>
      <w:hyperlink r:id="rId180">
        <w:r w:rsidDel="00000000" w:rsidR="00000000" w:rsidRPr="00000000">
          <w:rPr>
            <w:color w:val="1155cc"/>
            <w:sz w:val="24"/>
            <w:szCs w:val="24"/>
            <w:rtl w:val="0"/>
          </w:rPr>
          <w:t xml:space="preserve">#Endocrinología</w:t>
        </w:r>
      </w:hyperlink>
      <w:hyperlink r:id="rId181">
        <w:r w:rsidDel="00000000" w:rsidR="00000000" w:rsidRPr="00000000">
          <w:rPr>
            <w:sz w:val="24"/>
            <w:szCs w:val="24"/>
            <w:rtl w:val="0"/>
          </w:rPr>
          <w:t xml:space="preserve"> </w:t>
        </w:r>
      </w:hyperlink>
      <w:hyperlink r:id="rId182">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0">
      <w:pPr>
        <w:ind w:left="0" w:firstLine="0"/>
        <w:jc w:val="both"/>
        <w:rPr>
          <w:sz w:val="24"/>
          <w:szCs w:val="24"/>
        </w:rPr>
      </w:pPr>
      <w:r w:rsidDel="00000000" w:rsidR="00000000" w:rsidRPr="00000000">
        <w:rPr>
          <w:rtl w:val="0"/>
        </w:rPr>
      </w:r>
    </w:p>
    <w:p w:rsidR="00000000" w:rsidDel="00000000" w:rsidP="00000000" w:rsidRDefault="00000000" w:rsidRPr="00000000" w14:paraId="000000B1">
      <w:pPr>
        <w:pStyle w:val="Heading1"/>
        <w:jc w:val="both"/>
        <w:rPr>
          <w:b w:val="1"/>
          <w:bCs w:val="1"/>
          <w:sz w:val="32"/>
          <w:szCs w:val="32"/>
        </w:rPr>
      </w:pPr>
      <w:bookmarkStart w:colFirst="0" w:colLast="0" w:name="_x028kj9fwgzw" w:id="9"/>
      <w:bookmarkEnd w:id="9"/>
      <w:r w:rsidDel="00000000" w:rsidR="00000000" w:rsidRPr="00000000">
        <w:rPr>
          <w:b w:val="1"/>
          <w:bCs w:val="1"/>
          <w:sz w:val="32"/>
          <w:szCs w:val="32"/>
          <w:rtl w:val="0"/>
        </w:rPr>
        <w:t xml:space="preserve">1 2 3 de la ENFERMEDAD BILIAR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Enfermedad biliar EXPLICADO FÁCIL para exámenes de residencia MÉDICA</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ind w:left="0" w:firstLine="0"/>
        <w:jc w:val="both"/>
        <w:rPr/>
      </w:pPr>
      <w:r w:rsidDel="00000000" w:rsidR="00000000" w:rsidRPr="00000000">
        <w:rPr>
          <w:rtl w:val="0"/>
        </w:rPr>
        <w:t xml:space="preserve">Recuerda que en todas las patologías nos describirán los factores de riesgo de las 3 M “mujer muy gorda y mayor (Promedio ) 40 años”</w:t>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ind w:left="0" w:firstLine="0"/>
        <w:jc w:val="both"/>
        <w:rPr>
          <w:i w:val="1"/>
          <w:iCs w:val="1"/>
        </w:rPr>
      </w:pPr>
      <w:r w:rsidDel="00000000" w:rsidR="00000000" w:rsidRPr="00000000">
        <w:rPr>
          <w:i w:val="1"/>
          <w:iCs w:val="1"/>
          <w:rtl w:val="0"/>
        </w:rPr>
        <w:t xml:space="preserve">Sugerencia: en vez de decir con las F, usarlo en español: “las 3 M”, “Mujer, Muy gorda y Mayor”.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Si en el cuadro clínico nos describen Dolor tipo cólico que se irradia a espalda u hombro derecho piensa en COLECISTITIS Y COLELITIASIS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Las diferenciamos porque en la litiasis sólo tenemos dolor que dura menos de 6 horas. En cambio, en la colecistitis, el dolor será persistente, tendremos signo de Murphy positivo y además puede haber fiebre con leucocitosis y pcr elevada.  </w:t>
      </w:r>
    </w:p>
    <w:p w:rsidR="00000000" w:rsidDel="00000000" w:rsidP="00000000" w:rsidRDefault="00000000" w:rsidRPr="00000000" w14:paraId="000000BC">
      <w:pPr>
        <w:jc w:val="both"/>
        <w:rPr>
          <w:highlight w:val="yellow"/>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Si nos dicen que hay ICTERICIA solo debes pensar en coledocolitiasis o colangitis. Las diferenciamos porque en la colangitis aparte de la ictericia tendremos dolor y fiebre que conjugan la tríada de Charcot.</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Como bonus, recuerda que cuando a la tríada de Charcot se le suma hipotensión y alteración del estado de consciencia, se le llama péntada de Reynold y nos dirá que el paciente se encuentra en choque séptico.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Y si quieres saber cómo en 90 días puedes estar listo para cualquier exámen de residencia escribe Pareto en los comentarios y empezaremos tu preparación desde hoy</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u w:val="single"/>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0CD">
      <w:pPr>
        <w:spacing w:before="180" w:lineRule="auto"/>
        <w:jc w:val="both"/>
        <w:rPr>
          <w:sz w:val="24"/>
          <w:szCs w:val="24"/>
        </w:rPr>
      </w:pPr>
      <w:r w:rsidDel="00000000" w:rsidR="00000000" w:rsidRPr="00000000">
        <w:rPr>
          <w:rtl w:val="0"/>
        </w:rPr>
      </w:r>
    </w:p>
    <w:p w:rsidR="00000000" w:rsidDel="00000000" w:rsidP="00000000" w:rsidRDefault="00000000" w:rsidRPr="00000000" w14:paraId="000000CE">
      <w:pPr>
        <w:jc w:val="both"/>
        <w:rPr>
          <w:color w:val="1155cc"/>
          <w:sz w:val="24"/>
          <w:szCs w:val="24"/>
        </w:rPr>
      </w:pPr>
      <w:hyperlink r:id="rId183">
        <w:r w:rsidDel="00000000" w:rsidR="00000000" w:rsidRPr="00000000">
          <w:rPr>
            <w:color w:val="1155cc"/>
            <w:sz w:val="24"/>
            <w:szCs w:val="24"/>
            <w:rtl w:val="0"/>
          </w:rPr>
          <w:t xml:space="preserve">#Residencias</w:t>
        </w:r>
      </w:hyperlink>
      <w:hyperlink r:id="rId184">
        <w:r w:rsidDel="00000000" w:rsidR="00000000" w:rsidRPr="00000000">
          <w:rPr>
            <w:sz w:val="24"/>
            <w:szCs w:val="24"/>
            <w:rtl w:val="0"/>
          </w:rPr>
          <w:t xml:space="preserve"> </w:t>
        </w:r>
      </w:hyperlink>
      <w:hyperlink r:id="rId185">
        <w:r w:rsidDel="00000000" w:rsidR="00000000" w:rsidRPr="00000000">
          <w:rPr>
            <w:color w:val="1155cc"/>
            <w:sz w:val="24"/>
            <w:szCs w:val="24"/>
            <w:rtl w:val="0"/>
          </w:rPr>
          <w:t xml:space="preserve">#EspecializaciónMédica</w:t>
        </w:r>
      </w:hyperlink>
      <w:hyperlink r:id="rId186">
        <w:r w:rsidDel="00000000" w:rsidR="00000000" w:rsidRPr="00000000">
          <w:rPr>
            <w:sz w:val="24"/>
            <w:szCs w:val="24"/>
            <w:rtl w:val="0"/>
          </w:rPr>
          <w:t xml:space="preserve"> </w:t>
        </w:r>
      </w:hyperlink>
      <w:hyperlink r:id="rId187">
        <w:r w:rsidDel="00000000" w:rsidR="00000000" w:rsidRPr="00000000">
          <w:rPr>
            <w:color w:val="1155cc"/>
            <w:sz w:val="24"/>
            <w:szCs w:val="24"/>
            <w:rtl w:val="0"/>
          </w:rPr>
          <w:t xml:space="preserve">#medicina</w:t>
        </w:r>
      </w:hyperlink>
      <w:hyperlink r:id="rId188">
        <w:r w:rsidDel="00000000" w:rsidR="00000000" w:rsidRPr="00000000">
          <w:rPr>
            <w:sz w:val="24"/>
            <w:szCs w:val="24"/>
            <w:rtl w:val="0"/>
          </w:rPr>
          <w:t xml:space="preserve"> </w:t>
        </w:r>
      </w:hyperlink>
      <w:hyperlink r:id="rId189">
        <w:r w:rsidDel="00000000" w:rsidR="00000000" w:rsidRPr="00000000">
          <w:rPr>
            <w:color w:val="1155cc"/>
            <w:sz w:val="24"/>
            <w:szCs w:val="24"/>
            <w:rtl w:val="0"/>
          </w:rPr>
          <w:t xml:space="preserve">#médico</w:t>
        </w:r>
      </w:hyperlink>
      <w:r w:rsidDel="00000000" w:rsidR="00000000" w:rsidRPr="00000000">
        <w:rPr>
          <w:rtl w:val="0"/>
        </w:rPr>
        <w:t xml:space="preserve"> </w:t>
      </w:r>
      <w:hyperlink r:id="rId190">
        <w:r w:rsidDel="00000000" w:rsidR="00000000" w:rsidRPr="00000000">
          <w:rPr>
            <w:color w:val="1155cc"/>
            <w:sz w:val="24"/>
            <w:szCs w:val="24"/>
            <w:rtl w:val="0"/>
          </w:rPr>
          <w:t xml:space="preserve">#CasosClínicos</w:t>
        </w:r>
      </w:hyperlink>
      <w:hyperlink r:id="rId191">
        <w:r w:rsidDel="00000000" w:rsidR="00000000" w:rsidRPr="00000000">
          <w:rPr>
            <w:sz w:val="24"/>
            <w:szCs w:val="24"/>
            <w:rtl w:val="0"/>
          </w:rPr>
          <w:t xml:space="preserve"> </w:t>
        </w:r>
      </w:hyperlink>
      <w:hyperlink r:id="rId192">
        <w:r w:rsidDel="00000000" w:rsidR="00000000" w:rsidRPr="00000000">
          <w:rPr>
            <w:color w:val="1155cc"/>
            <w:sz w:val="24"/>
            <w:szCs w:val="24"/>
            <w:rtl w:val="0"/>
          </w:rPr>
          <w:t xml:space="preserve">#EspecialidadMedica</w:t>
        </w:r>
      </w:hyperlink>
      <w:hyperlink r:id="rId193">
        <w:r w:rsidDel="00000000" w:rsidR="00000000" w:rsidRPr="00000000">
          <w:rPr>
            <w:sz w:val="24"/>
            <w:szCs w:val="24"/>
            <w:rtl w:val="0"/>
          </w:rPr>
          <w:t xml:space="preserve"> </w:t>
        </w:r>
      </w:hyperlink>
      <w:hyperlink r:id="rId194">
        <w:r w:rsidDel="00000000" w:rsidR="00000000" w:rsidRPr="00000000">
          <w:rPr>
            <w:color w:val="1155cc"/>
            <w:sz w:val="24"/>
            <w:szCs w:val="24"/>
            <w:rtl w:val="0"/>
          </w:rPr>
          <w:t xml:space="preserve">#especialidad</w:t>
        </w:r>
      </w:hyperlink>
      <w:hyperlink r:id="rId195">
        <w:r w:rsidDel="00000000" w:rsidR="00000000" w:rsidRPr="00000000">
          <w:rPr>
            <w:sz w:val="24"/>
            <w:szCs w:val="24"/>
            <w:rtl w:val="0"/>
          </w:rPr>
          <w:t xml:space="preserve"> </w:t>
        </w:r>
      </w:hyperlink>
      <w:hyperlink r:id="rId196">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197">
        <w:r w:rsidDel="00000000" w:rsidR="00000000" w:rsidRPr="00000000">
          <w:rPr>
            <w:color w:val="1155cc"/>
            <w:sz w:val="24"/>
            <w:szCs w:val="24"/>
            <w:rtl w:val="0"/>
          </w:rPr>
          <w:t xml:space="preserve">#Residente</w:t>
        </w:r>
      </w:hyperlink>
      <w:hyperlink r:id="rId198">
        <w:r w:rsidDel="00000000" w:rsidR="00000000" w:rsidRPr="00000000">
          <w:rPr>
            <w:sz w:val="24"/>
            <w:szCs w:val="24"/>
            <w:rtl w:val="0"/>
          </w:rPr>
          <w:t xml:space="preserve"> </w:t>
        </w:r>
      </w:hyperlink>
      <w:hyperlink r:id="rId199">
        <w:r w:rsidDel="00000000" w:rsidR="00000000" w:rsidRPr="00000000">
          <w:rPr>
            <w:color w:val="1155cc"/>
            <w:sz w:val="24"/>
            <w:szCs w:val="24"/>
            <w:rtl w:val="0"/>
          </w:rPr>
          <w:t xml:space="preserve">#nefrologia</w:t>
        </w:r>
      </w:hyperlink>
      <w:hyperlink r:id="rId200">
        <w:r w:rsidDel="00000000" w:rsidR="00000000" w:rsidRPr="00000000">
          <w:rPr>
            <w:sz w:val="24"/>
            <w:szCs w:val="24"/>
            <w:rtl w:val="0"/>
          </w:rPr>
          <w:t xml:space="preserve"> </w:t>
        </w:r>
      </w:hyperlink>
      <w:hyperlink r:id="rId201">
        <w:r w:rsidDel="00000000" w:rsidR="00000000" w:rsidRPr="00000000">
          <w:rPr>
            <w:color w:val="1155cc"/>
            <w:sz w:val="24"/>
            <w:szCs w:val="24"/>
            <w:rtl w:val="0"/>
          </w:rPr>
          <w:t xml:space="preserve">#otorrinolaringologia</w:t>
        </w:r>
      </w:hyperlink>
      <w:hyperlink r:id="rId202">
        <w:r w:rsidDel="00000000" w:rsidR="00000000" w:rsidRPr="00000000">
          <w:rPr>
            <w:sz w:val="24"/>
            <w:szCs w:val="24"/>
            <w:rtl w:val="0"/>
          </w:rPr>
          <w:t xml:space="preserve"> </w:t>
        </w:r>
      </w:hyperlink>
      <w:hyperlink r:id="rId203">
        <w:r w:rsidDel="00000000" w:rsidR="00000000" w:rsidRPr="00000000">
          <w:rPr>
            <w:color w:val="1155cc"/>
            <w:sz w:val="24"/>
            <w:szCs w:val="24"/>
            <w:rtl w:val="0"/>
          </w:rPr>
          <w:t xml:space="preserve">#neurologia</w:t>
        </w:r>
      </w:hyperlink>
      <w:hyperlink r:id="rId204">
        <w:r w:rsidDel="00000000" w:rsidR="00000000" w:rsidRPr="00000000">
          <w:rPr>
            <w:sz w:val="24"/>
            <w:szCs w:val="24"/>
            <w:rtl w:val="0"/>
          </w:rPr>
          <w:t xml:space="preserve"> </w:t>
        </w:r>
      </w:hyperlink>
      <w:hyperlink r:id="rId205">
        <w:r w:rsidDel="00000000" w:rsidR="00000000" w:rsidRPr="00000000">
          <w:rPr>
            <w:color w:val="1155cc"/>
            <w:sz w:val="24"/>
            <w:szCs w:val="24"/>
            <w:rtl w:val="0"/>
          </w:rPr>
          <w:t xml:space="preserve">#endocrinologia</w:t>
        </w:r>
      </w:hyperlink>
      <w:hyperlink r:id="rId206">
        <w:r w:rsidDel="00000000" w:rsidR="00000000" w:rsidRPr="00000000">
          <w:rPr>
            <w:sz w:val="24"/>
            <w:szCs w:val="24"/>
            <w:rtl w:val="0"/>
          </w:rPr>
          <w:t xml:space="preserve"> </w:t>
        </w:r>
      </w:hyperlink>
      <w:hyperlink r:id="rId207">
        <w:r w:rsidDel="00000000" w:rsidR="00000000" w:rsidRPr="00000000">
          <w:rPr>
            <w:color w:val="1155cc"/>
            <w:sz w:val="24"/>
            <w:szCs w:val="24"/>
            <w:rtl w:val="0"/>
          </w:rPr>
          <w:t xml:space="preserve">#infectología</w:t>
        </w:r>
      </w:hyperlink>
      <w:hyperlink r:id="rId208">
        <w:r w:rsidDel="00000000" w:rsidR="00000000" w:rsidRPr="00000000">
          <w:rPr>
            <w:sz w:val="24"/>
            <w:szCs w:val="24"/>
            <w:rtl w:val="0"/>
          </w:rPr>
          <w:t xml:space="preserve"> </w:t>
        </w:r>
      </w:hyperlink>
      <w:hyperlink r:id="rId209">
        <w:r w:rsidDel="00000000" w:rsidR="00000000" w:rsidRPr="00000000">
          <w:rPr>
            <w:color w:val="1155cc"/>
            <w:sz w:val="24"/>
            <w:szCs w:val="24"/>
            <w:rtl w:val="0"/>
          </w:rPr>
          <w:t xml:space="preserve">#Endocrinología</w:t>
        </w:r>
      </w:hyperlink>
      <w:hyperlink r:id="rId210">
        <w:r w:rsidDel="00000000" w:rsidR="00000000" w:rsidRPr="00000000">
          <w:rPr>
            <w:sz w:val="24"/>
            <w:szCs w:val="24"/>
            <w:rtl w:val="0"/>
          </w:rPr>
          <w:t xml:space="preserve"> </w:t>
        </w:r>
      </w:hyperlink>
      <w:hyperlink r:id="rId211">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F">
      <w:pPr>
        <w:ind w:left="0" w:firstLine="0"/>
        <w:jc w:val="both"/>
        <w:rPr>
          <w:sz w:val="24"/>
          <w:szCs w:val="24"/>
        </w:rPr>
      </w:pPr>
      <w:r w:rsidDel="00000000" w:rsidR="00000000" w:rsidRPr="00000000">
        <w:rPr>
          <w:rtl w:val="0"/>
        </w:rPr>
      </w:r>
    </w:p>
    <w:p w:rsidR="00000000" w:rsidDel="00000000" w:rsidP="00000000" w:rsidRDefault="00000000" w:rsidRPr="00000000" w14:paraId="000000D0">
      <w:pPr>
        <w:pStyle w:val="Heading1"/>
        <w:jc w:val="both"/>
        <w:rPr>
          <w:b w:val="1"/>
          <w:bCs w:val="1"/>
          <w:sz w:val="32"/>
          <w:szCs w:val="32"/>
        </w:rPr>
      </w:pPr>
      <w:bookmarkStart w:colFirst="0" w:colLast="0" w:name="_a6kodz184dtm" w:id="10"/>
      <w:bookmarkEnd w:id="10"/>
      <w:r w:rsidDel="00000000" w:rsidR="00000000" w:rsidRPr="00000000">
        <w:rPr>
          <w:b w:val="1"/>
          <w:bCs w:val="1"/>
          <w:sz w:val="32"/>
          <w:szCs w:val="32"/>
          <w:rtl w:val="0"/>
        </w:rPr>
        <w:t xml:space="preserve">ANEMIA PREGUNTA DE MEDICINA INTERNA QUE NUNCA FALTA EN UN EXAMEN DE RESIDENCIA: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Un paciente con anemia y nos piden identificar el diagnóstico</w:t>
      </w:r>
    </w:p>
    <w:p w:rsidR="00000000" w:rsidDel="00000000" w:rsidP="00000000" w:rsidRDefault="00000000" w:rsidRPr="00000000" w14:paraId="000000D3">
      <w:pPr>
        <w:rPr/>
      </w:pPr>
      <w:r w:rsidDel="00000000" w:rsidR="00000000" w:rsidRPr="00000000">
        <w:rPr>
          <w:rtl w:val="0"/>
        </w:rPr>
        <w:t xml:space="preserve">En un examen solo necesitas recordar estos tips sencillos y podrás responder cualquier pregunta </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2654300"/>
            <wp:effectExtent b="0" l="0" r="0" t="0"/>
            <wp:docPr id="2" name="image1.png"/>
            <a:graphic>
              <a:graphicData uri="http://schemas.openxmlformats.org/drawingml/2006/picture">
                <pic:pic>
                  <pic:nvPicPr>
                    <pic:cNvPr id="0" name="image1.png"/>
                    <pic:cNvPicPr preferRelativeResize="0"/>
                  </pic:nvPicPr>
                  <pic:blipFill>
                    <a:blip r:embed="rId2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Si te dicen Anemia Microcítica tenemos 3 opciones: ferropénica, de inflamación y enfermedades crónicas o las talasemias.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Las podemos diferenciar por el nivel de ferritina que está bajo en la ferropénica pero normal o elevado en la anemia de inflamación y las talasemias.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Además en está última tendremos hemólisis así que la enzima lactato deshidrogenasa estará elevada.</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Si te dicen Anemia Normocítica y Hemólisis entonces la morfología del eritrocito en el Extendido de sangre periférica y estas pistas en el cuadro clínico serán clave para dar el diagnóstico.</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Drepanocitosis o células en forma de hoz y crisis vasooclusivas piensa en anemia de células falciformes.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Degmacitos, cuerpos de heinz y crisis hemolíticas  después de una cirugía, ejercicio intenso consumo de habas o medicamentos como aspirina sulfonamidas o antimaláricos piensa en deficiencia de glucosa 6 fosfato deshidrogenasa</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Si nos dicen Hematuria macroscópica, trombosis, disfunción eréctil pancitopenia y mutación en el gen PIGA: piensa en hemoglobinuria paroxística nocturna</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Esquistocitos junto a Trombocitopenia y función renal alterada piensa en microangiopatía trombótica con sus distintas causas: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Si hay ESFEROCITOS tenemos 2 opciones la clave está en la prueba diagnóstica que nos mencionen</w:t>
      </w:r>
    </w:p>
    <w:p w:rsidR="00000000" w:rsidDel="00000000" w:rsidP="00000000" w:rsidRDefault="00000000" w:rsidRPr="00000000" w14:paraId="000000E9">
      <w:pPr>
        <w:jc w:val="both"/>
        <w:rPr/>
      </w:pPr>
      <w:r w:rsidDel="00000000" w:rsidR="00000000" w:rsidRPr="00000000">
        <w:rPr>
          <w:rtl w:val="0"/>
        </w:rPr>
        <w:t xml:space="preserve">Un test de fragilidad osmótica positivo nos hace pensar en esferocitosis hereditaria</w:t>
      </w:r>
    </w:p>
    <w:p w:rsidR="00000000" w:rsidDel="00000000" w:rsidP="00000000" w:rsidRDefault="00000000" w:rsidRPr="00000000" w14:paraId="000000EA">
      <w:pPr>
        <w:jc w:val="both"/>
        <w:rPr/>
      </w:pPr>
      <w:r w:rsidDel="00000000" w:rsidR="00000000" w:rsidRPr="00000000">
        <w:rPr>
          <w:rtl w:val="0"/>
        </w:rPr>
        <w:t xml:space="preserve">y La presencia de aglutinación con prueba de coombs directo positivo nos indica anemia hemolítica autoinmune.</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Por último cuando la anemia sea megaloblástica tendremos 2 posibles causas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Una deficiencia de b12 o una deficiencia de b9</w:t>
      </w:r>
    </w:p>
    <w:p w:rsidR="00000000" w:rsidDel="00000000" w:rsidP="00000000" w:rsidRDefault="00000000" w:rsidRPr="00000000" w14:paraId="000000F0">
      <w:pPr>
        <w:jc w:val="both"/>
        <w:rPr/>
      </w:pPr>
      <w:r w:rsidDel="00000000" w:rsidR="00000000" w:rsidRPr="00000000">
        <w:rPr>
          <w:rtl w:val="0"/>
        </w:rPr>
        <w:t xml:space="preserve">Las diferenciamos con los niveles de cada vitamina con una b12 que puede estar disminuida por aporte nutricional en veganos o uso de fármacos como la metformina e incluso una anemia perniciosa con anticuerpos contra el factor intrínseco o las células parietales del estómago.</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Como bonus recuerda la neuropatia periferica y los neutrófilos hipersegmentados que acompañan a los megaloblastos en la deficiencia de b12 y el ácido metilmalónico que nos permite diferenciar la causa entre la b9 cuando está normal y b12 cuando está elevada.</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En la descripción tienes un resumen de como hacer el diagnóstico y tratamiento de cada enfermedad y si escribes agenda en los comentarios te explicaremos como en 90 días puedes estar listo para cualquier examen de residencia con paretomed.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jc w:val="both"/>
        <w:rPr>
          <w:sz w:val="28"/>
          <w:szCs w:val="28"/>
          <w:u w:val="single"/>
        </w:rPr>
      </w:pPr>
      <w:r w:rsidDel="00000000" w:rsidR="00000000" w:rsidRPr="00000000">
        <w:rPr>
          <w:sz w:val="28"/>
          <w:szCs w:val="28"/>
          <w:u w:val="single"/>
          <w:rtl w:val="0"/>
        </w:rPr>
        <w:t xml:space="preserve">Corrección sugerida por Oscar</w:t>
      </w:r>
    </w:p>
    <w:p w:rsidR="00000000" w:rsidDel="00000000" w:rsidP="00000000" w:rsidRDefault="00000000" w:rsidRPr="00000000" w14:paraId="000000F8">
      <w:pPr>
        <w:jc w:val="both"/>
        <w:rPr>
          <w:sz w:val="28"/>
          <w:szCs w:val="28"/>
          <w:u w:val="single"/>
        </w:rPr>
      </w:pPr>
      <w:r w:rsidDel="00000000" w:rsidR="00000000" w:rsidRPr="00000000">
        <w:rPr>
          <w:rtl w:val="0"/>
        </w:rPr>
      </w:r>
    </w:p>
    <w:p w:rsidR="00000000" w:rsidDel="00000000" w:rsidP="00000000" w:rsidRDefault="00000000" w:rsidRPr="00000000" w14:paraId="000000F9">
      <w:pPr>
        <w:jc w:val="both"/>
        <w:rPr>
          <w:i w:val="1"/>
          <w:iCs w:val="1"/>
          <w:sz w:val="28"/>
          <w:szCs w:val="28"/>
        </w:rPr>
      </w:pPr>
      <w:r w:rsidDel="00000000" w:rsidR="00000000" w:rsidRPr="00000000">
        <w:rPr>
          <w:i w:val="1"/>
          <w:iCs w:val="1"/>
          <w:sz w:val="28"/>
          <w:szCs w:val="28"/>
          <w:rtl w:val="0"/>
        </w:rPr>
        <w:t xml:space="preserve">Recuerda que la idea es no ahondar tanto en explicaciones ni irnos “más allá” sino ser directos y prácticos. Los reels deben ser del tipo “si te dicen ___, entonces es ___”. </w:t>
      </w:r>
    </w:p>
    <w:p w:rsidR="00000000" w:rsidDel="00000000" w:rsidP="00000000" w:rsidRDefault="00000000" w:rsidRPr="00000000" w14:paraId="000000FA">
      <w:pPr>
        <w:jc w:val="both"/>
        <w:rPr>
          <w:i w:val="1"/>
          <w:iCs w:val="1"/>
          <w:sz w:val="28"/>
          <w:szCs w:val="28"/>
        </w:rPr>
      </w:pPr>
      <w:r w:rsidDel="00000000" w:rsidR="00000000" w:rsidRPr="00000000">
        <w:rPr>
          <w:rtl w:val="0"/>
        </w:rPr>
      </w:r>
    </w:p>
    <w:p w:rsidR="00000000" w:rsidDel="00000000" w:rsidP="00000000" w:rsidRDefault="00000000" w:rsidRPr="00000000" w14:paraId="000000FB">
      <w:pPr>
        <w:jc w:val="both"/>
        <w:rPr>
          <w:i w:val="1"/>
          <w:iCs w:val="1"/>
          <w:sz w:val="28"/>
          <w:szCs w:val="28"/>
        </w:rPr>
      </w:pPr>
      <w:r w:rsidDel="00000000" w:rsidR="00000000" w:rsidRPr="00000000">
        <w:rPr>
          <w:i w:val="1"/>
          <w:iCs w:val="1"/>
          <w:sz w:val="28"/>
          <w:szCs w:val="28"/>
          <w:rtl w:val="0"/>
        </w:rPr>
        <w:t xml:space="preserve">Aquí está la corrección que sugiero usemos:</w:t>
      </w:r>
    </w:p>
    <w:p w:rsidR="00000000" w:rsidDel="00000000" w:rsidP="00000000" w:rsidRDefault="00000000" w:rsidRPr="00000000" w14:paraId="000000FC">
      <w:pPr>
        <w:jc w:val="both"/>
        <w:rPr>
          <w:i w:val="1"/>
          <w:iCs w:val="1"/>
          <w:sz w:val="28"/>
          <w:szCs w:val="28"/>
        </w:rPr>
      </w:pP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Pregunta de hematología que nunca falta en un examen de residencias: un paciente con anemia y nos piden dar con el diagnóstico.</w:t>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En un examen de residencias sólo necesitas recordar estos tips sencillos y podrás responder cualquier pregunta.</w:t>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Si se trata de una anemia microcítica, piensa en sólo tres posibilidades: anemia ferropénica, anemia de inflamación y enfermedades crónicas o las talasemias.</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Las diferenciamos porque en la ferropénica la ferritina está baja, mientras que en la de inflamación estará normal o elevada. Las talasemias son sencillas porque prácticamente ES LA ÚNICA ANEMIA HEMOLÍTICA QUE A SU VEZ ES MICROCÍTICA por lo que nos darán datos de hemólisis como elevación de la LDH.</w:t>
      </w:r>
    </w:p>
    <w:p w:rsidR="00000000" w:rsidDel="00000000" w:rsidP="00000000" w:rsidRDefault="00000000" w:rsidRPr="00000000" w14:paraId="00000104">
      <w:pPr>
        <w:jc w:val="both"/>
        <w:rPr>
          <w:sz w:val="24"/>
          <w:szCs w:val="24"/>
        </w:rPr>
      </w:pPr>
      <w:r w:rsidDel="00000000" w:rsidR="00000000" w:rsidRPr="00000000">
        <w:rPr>
          <w:rtl w:val="0"/>
        </w:rPr>
      </w:r>
    </w:p>
    <w:p w:rsidR="00000000" w:rsidDel="00000000" w:rsidP="00000000" w:rsidRDefault="00000000" w:rsidRPr="00000000" w14:paraId="00000105">
      <w:pPr>
        <w:jc w:val="both"/>
        <w:rPr>
          <w:sz w:val="24"/>
          <w:szCs w:val="24"/>
        </w:rPr>
      </w:pPr>
      <w:r w:rsidDel="00000000" w:rsidR="00000000" w:rsidRPr="00000000">
        <w:rPr>
          <w:sz w:val="24"/>
          <w:szCs w:val="24"/>
          <w:rtl w:val="0"/>
        </w:rPr>
        <w:t xml:space="preserve">Las anemias hemolíticas pueden ser normocíticas o macrocíticas y las diferenciaremos por ciertos datos claves:</w:t>
      </w:r>
    </w:p>
    <w:p w:rsidR="00000000" w:rsidDel="00000000" w:rsidP="00000000" w:rsidRDefault="00000000" w:rsidRPr="00000000" w14:paraId="00000106">
      <w:pPr>
        <w:jc w:val="both"/>
        <w:rPr>
          <w:sz w:val="24"/>
          <w:szCs w:val="24"/>
        </w:rPr>
      </w:pP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sz w:val="24"/>
          <w:szCs w:val="24"/>
          <w:rtl w:val="0"/>
        </w:rPr>
        <w:t xml:space="preserve">Si nos dicen que hay células en forma de hoz en el extendido o que hay crisis vasooclusivas, será una anemia de células falciformes.</w:t>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Si nos hablan de un paciente joven que presenta hemólisis luego de una cirugía, trauma o ingesta de medicamentos como aspirina, antimaláricos o sulfonamidas, piensa en deficiencia de glucosa 6 fosfato deshidrogenasa. Particularmente esta será la opción si nos dicen que ha consumido habas.</w:t>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jc w:val="both"/>
        <w:rPr>
          <w:sz w:val="24"/>
          <w:szCs w:val="24"/>
        </w:rPr>
      </w:pPr>
      <w:r w:rsidDel="00000000" w:rsidR="00000000" w:rsidRPr="00000000">
        <w:rPr>
          <w:sz w:val="24"/>
          <w:szCs w:val="24"/>
          <w:rtl w:val="0"/>
        </w:rPr>
        <w:t xml:space="preserve">Si la hemólisis se acompaña de eventos trombóticos, disfunción eréctil o anemia aplásica, piensa en hemoglobinuria paroxística nocturna.</w:t>
      </w:r>
    </w:p>
    <w:p w:rsidR="00000000" w:rsidDel="00000000" w:rsidP="00000000" w:rsidRDefault="00000000" w:rsidRPr="00000000" w14:paraId="0000010C">
      <w:pPr>
        <w:jc w:val="both"/>
        <w:rPr>
          <w:sz w:val="24"/>
          <w:szCs w:val="24"/>
        </w:rPr>
      </w:pP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Si nos dicen que hay esquistocitos, trombocitopenia y lesión renal aguda piensa en microangiopatía trombótica. Si esta es en un niño con diarrea, probablemente el diagnóstico será síndrome hemolítico urémico, mientras que si es un anciano con alteración del estado de consciencia piensa en púrpura trombocitopénica trombótica.</w:t>
      </w:r>
    </w:p>
    <w:p w:rsidR="00000000" w:rsidDel="00000000" w:rsidP="00000000" w:rsidRDefault="00000000" w:rsidRPr="00000000" w14:paraId="0000010E">
      <w:pPr>
        <w:jc w:val="both"/>
        <w:rPr>
          <w:sz w:val="24"/>
          <w:szCs w:val="24"/>
        </w:rPr>
      </w:pPr>
      <w:r w:rsidDel="00000000" w:rsidR="00000000" w:rsidRPr="00000000">
        <w:rPr>
          <w:rtl w:val="0"/>
        </w:rPr>
      </w:r>
    </w:p>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Si hay esferocitos con prueba de Coombs positiva, es una anemia hemolítica autoinmune. Si en cambio nos hablan de la prueba de fragilidad osmótica será entonces una esferocitosis hereditaria.</w:t>
      </w:r>
    </w:p>
    <w:p w:rsidR="00000000" w:rsidDel="00000000" w:rsidP="00000000" w:rsidRDefault="00000000" w:rsidRPr="00000000" w14:paraId="00000110">
      <w:pPr>
        <w:jc w:val="both"/>
        <w:rPr>
          <w:sz w:val="24"/>
          <w:szCs w:val="24"/>
        </w:rPr>
      </w:pPr>
      <w:r w:rsidDel="00000000" w:rsidR="00000000" w:rsidRPr="00000000">
        <w:rPr>
          <w:rtl w:val="0"/>
        </w:rPr>
      </w:r>
    </w:p>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Si nos presentan una anemia macrocítica con neutrófilos hiposegmentados, micromegacariocitos o sideroblastos en anillo, piensa en mielodisplasias.</w:t>
      </w:r>
    </w:p>
    <w:p w:rsidR="00000000" w:rsidDel="00000000" w:rsidP="00000000" w:rsidRDefault="00000000" w:rsidRPr="00000000" w14:paraId="00000112">
      <w:pPr>
        <w:jc w:val="both"/>
        <w:rPr>
          <w:sz w:val="24"/>
          <w:szCs w:val="24"/>
        </w:rPr>
      </w:pPr>
      <w:r w:rsidDel="00000000" w:rsidR="00000000" w:rsidRPr="00000000">
        <w:rPr>
          <w:rtl w:val="0"/>
        </w:rPr>
      </w:r>
    </w:p>
    <w:p w:rsidR="00000000" w:rsidDel="00000000" w:rsidP="00000000" w:rsidRDefault="00000000" w:rsidRPr="00000000" w14:paraId="00000113">
      <w:pPr>
        <w:jc w:val="both"/>
        <w:rPr>
          <w:sz w:val="24"/>
          <w:szCs w:val="24"/>
        </w:rPr>
      </w:pPr>
      <w:r w:rsidDel="00000000" w:rsidR="00000000" w:rsidRPr="00000000">
        <w:rPr>
          <w:sz w:val="24"/>
          <w:szCs w:val="24"/>
          <w:rtl w:val="0"/>
        </w:rPr>
        <w:t xml:space="preserve">En cambio, si la anemia macrocítica se acompaña de neuropatía periférica y neutrófilos hipersegmentados piensa en deficiencia de B12 o ácido fólico. Recuerda que una causa de esto es la gastritis autoinmune.</w:t>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En la descripción te dejamos un resumen. Y si quieres saber como en 90 días puedes estar listo para pasar tu examen de residencia con contenido práctico como este, escribe Pareto en los comentarios y te contaremos como.</w:t>
      </w:r>
    </w:p>
    <w:p w:rsidR="00000000" w:rsidDel="00000000" w:rsidP="00000000" w:rsidRDefault="00000000" w:rsidRPr="00000000" w14:paraId="00000116">
      <w:pPr>
        <w:jc w:val="both"/>
        <w:rPr>
          <w:sz w:val="24"/>
          <w:szCs w:val="24"/>
        </w:rPr>
      </w:pPr>
      <w:r w:rsidDel="00000000" w:rsidR="00000000" w:rsidRPr="00000000">
        <w:rPr>
          <w:rtl w:val="0"/>
        </w:rPr>
      </w:r>
    </w:p>
    <w:p w:rsidR="00000000" w:rsidDel="00000000" w:rsidP="00000000" w:rsidRDefault="00000000" w:rsidRPr="00000000" w14:paraId="00000117">
      <w:pPr>
        <w:jc w:val="both"/>
        <w:rPr>
          <w:sz w:val="24"/>
          <w:szCs w:val="24"/>
          <w:u w:val="single"/>
        </w:rPr>
      </w:pPr>
      <w:r w:rsidDel="00000000" w:rsidR="00000000" w:rsidRPr="00000000">
        <w:rPr>
          <w:rtl w:val="0"/>
        </w:rPr>
      </w:r>
    </w:p>
    <w:p w:rsidR="00000000" w:rsidDel="00000000" w:rsidP="00000000" w:rsidRDefault="00000000" w:rsidRPr="00000000" w14:paraId="00000118">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119">
      <w:pPr>
        <w:spacing w:before="180" w:lineRule="auto"/>
        <w:jc w:val="both"/>
        <w:rPr>
          <w:sz w:val="24"/>
          <w:szCs w:val="24"/>
        </w:rPr>
      </w:pPr>
      <w:r w:rsidDel="00000000" w:rsidR="00000000" w:rsidRPr="00000000">
        <w:rPr>
          <w:rtl w:val="0"/>
        </w:rPr>
      </w:r>
    </w:p>
    <w:p w:rsidR="00000000" w:rsidDel="00000000" w:rsidP="00000000" w:rsidRDefault="00000000" w:rsidRPr="00000000" w14:paraId="0000011A">
      <w:pPr>
        <w:jc w:val="both"/>
        <w:rPr>
          <w:color w:val="1155cc"/>
          <w:sz w:val="24"/>
          <w:szCs w:val="24"/>
        </w:rPr>
      </w:pPr>
      <w:hyperlink r:id="rId213">
        <w:r w:rsidDel="00000000" w:rsidR="00000000" w:rsidRPr="00000000">
          <w:rPr>
            <w:color w:val="1155cc"/>
            <w:sz w:val="24"/>
            <w:szCs w:val="24"/>
            <w:rtl w:val="0"/>
          </w:rPr>
          <w:t xml:space="preserve">#Residencias</w:t>
        </w:r>
      </w:hyperlink>
      <w:hyperlink r:id="rId214">
        <w:r w:rsidDel="00000000" w:rsidR="00000000" w:rsidRPr="00000000">
          <w:rPr>
            <w:sz w:val="24"/>
            <w:szCs w:val="24"/>
            <w:rtl w:val="0"/>
          </w:rPr>
          <w:t xml:space="preserve"> </w:t>
        </w:r>
      </w:hyperlink>
      <w:hyperlink r:id="rId215">
        <w:r w:rsidDel="00000000" w:rsidR="00000000" w:rsidRPr="00000000">
          <w:rPr>
            <w:color w:val="1155cc"/>
            <w:sz w:val="24"/>
            <w:szCs w:val="24"/>
            <w:rtl w:val="0"/>
          </w:rPr>
          <w:t xml:space="preserve">#EspecializaciónMédica</w:t>
        </w:r>
      </w:hyperlink>
      <w:hyperlink r:id="rId216">
        <w:r w:rsidDel="00000000" w:rsidR="00000000" w:rsidRPr="00000000">
          <w:rPr>
            <w:sz w:val="24"/>
            <w:szCs w:val="24"/>
            <w:rtl w:val="0"/>
          </w:rPr>
          <w:t xml:space="preserve"> </w:t>
        </w:r>
      </w:hyperlink>
      <w:hyperlink r:id="rId217">
        <w:r w:rsidDel="00000000" w:rsidR="00000000" w:rsidRPr="00000000">
          <w:rPr>
            <w:color w:val="1155cc"/>
            <w:sz w:val="24"/>
            <w:szCs w:val="24"/>
            <w:rtl w:val="0"/>
          </w:rPr>
          <w:t xml:space="preserve">#medicina</w:t>
        </w:r>
      </w:hyperlink>
      <w:hyperlink r:id="rId218">
        <w:r w:rsidDel="00000000" w:rsidR="00000000" w:rsidRPr="00000000">
          <w:rPr>
            <w:sz w:val="24"/>
            <w:szCs w:val="24"/>
            <w:rtl w:val="0"/>
          </w:rPr>
          <w:t xml:space="preserve"> </w:t>
        </w:r>
      </w:hyperlink>
      <w:hyperlink r:id="rId219">
        <w:r w:rsidDel="00000000" w:rsidR="00000000" w:rsidRPr="00000000">
          <w:rPr>
            <w:color w:val="1155cc"/>
            <w:sz w:val="24"/>
            <w:szCs w:val="24"/>
            <w:rtl w:val="0"/>
          </w:rPr>
          <w:t xml:space="preserve">#médico</w:t>
        </w:r>
      </w:hyperlink>
      <w:r w:rsidDel="00000000" w:rsidR="00000000" w:rsidRPr="00000000">
        <w:rPr>
          <w:rtl w:val="0"/>
        </w:rPr>
        <w:t xml:space="preserve"> </w:t>
      </w:r>
      <w:hyperlink r:id="rId220">
        <w:r w:rsidDel="00000000" w:rsidR="00000000" w:rsidRPr="00000000">
          <w:rPr>
            <w:color w:val="1155cc"/>
            <w:sz w:val="24"/>
            <w:szCs w:val="24"/>
            <w:rtl w:val="0"/>
          </w:rPr>
          <w:t xml:space="preserve">#CasosClínicos</w:t>
        </w:r>
      </w:hyperlink>
      <w:hyperlink r:id="rId221">
        <w:r w:rsidDel="00000000" w:rsidR="00000000" w:rsidRPr="00000000">
          <w:rPr>
            <w:sz w:val="24"/>
            <w:szCs w:val="24"/>
            <w:rtl w:val="0"/>
          </w:rPr>
          <w:t xml:space="preserve"> </w:t>
        </w:r>
      </w:hyperlink>
      <w:hyperlink r:id="rId222">
        <w:r w:rsidDel="00000000" w:rsidR="00000000" w:rsidRPr="00000000">
          <w:rPr>
            <w:color w:val="1155cc"/>
            <w:sz w:val="24"/>
            <w:szCs w:val="24"/>
            <w:rtl w:val="0"/>
          </w:rPr>
          <w:t xml:space="preserve">#EspecialidadMedica</w:t>
        </w:r>
      </w:hyperlink>
      <w:hyperlink r:id="rId223">
        <w:r w:rsidDel="00000000" w:rsidR="00000000" w:rsidRPr="00000000">
          <w:rPr>
            <w:sz w:val="24"/>
            <w:szCs w:val="24"/>
            <w:rtl w:val="0"/>
          </w:rPr>
          <w:t xml:space="preserve"> </w:t>
        </w:r>
      </w:hyperlink>
      <w:hyperlink r:id="rId224">
        <w:r w:rsidDel="00000000" w:rsidR="00000000" w:rsidRPr="00000000">
          <w:rPr>
            <w:color w:val="1155cc"/>
            <w:sz w:val="24"/>
            <w:szCs w:val="24"/>
            <w:rtl w:val="0"/>
          </w:rPr>
          <w:t xml:space="preserve">#especialidad</w:t>
        </w:r>
      </w:hyperlink>
      <w:hyperlink r:id="rId225">
        <w:r w:rsidDel="00000000" w:rsidR="00000000" w:rsidRPr="00000000">
          <w:rPr>
            <w:sz w:val="24"/>
            <w:szCs w:val="24"/>
            <w:rtl w:val="0"/>
          </w:rPr>
          <w:t xml:space="preserve"> </w:t>
        </w:r>
      </w:hyperlink>
      <w:hyperlink r:id="rId226">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227">
        <w:r w:rsidDel="00000000" w:rsidR="00000000" w:rsidRPr="00000000">
          <w:rPr>
            <w:color w:val="1155cc"/>
            <w:sz w:val="24"/>
            <w:szCs w:val="24"/>
            <w:rtl w:val="0"/>
          </w:rPr>
          <w:t xml:space="preserve">#Residente</w:t>
        </w:r>
      </w:hyperlink>
      <w:hyperlink r:id="rId228">
        <w:r w:rsidDel="00000000" w:rsidR="00000000" w:rsidRPr="00000000">
          <w:rPr>
            <w:sz w:val="24"/>
            <w:szCs w:val="24"/>
            <w:rtl w:val="0"/>
          </w:rPr>
          <w:t xml:space="preserve"> </w:t>
        </w:r>
      </w:hyperlink>
      <w:hyperlink r:id="rId229">
        <w:r w:rsidDel="00000000" w:rsidR="00000000" w:rsidRPr="00000000">
          <w:rPr>
            <w:color w:val="1155cc"/>
            <w:sz w:val="24"/>
            <w:szCs w:val="24"/>
            <w:rtl w:val="0"/>
          </w:rPr>
          <w:t xml:space="preserve">#nefrologia</w:t>
        </w:r>
      </w:hyperlink>
      <w:hyperlink r:id="rId230">
        <w:r w:rsidDel="00000000" w:rsidR="00000000" w:rsidRPr="00000000">
          <w:rPr>
            <w:sz w:val="24"/>
            <w:szCs w:val="24"/>
            <w:rtl w:val="0"/>
          </w:rPr>
          <w:t xml:space="preserve"> </w:t>
        </w:r>
      </w:hyperlink>
      <w:hyperlink r:id="rId231">
        <w:r w:rsidDel="00000000" w:rsidR="00000000" w:rsidRPr="00000000">
          <w:rPr>
            <w:color w:val="1155cc"/>
            <w:sz w:val="24"/>
            <w:szCs w:val="24"/>
            <w:rtl w:val="0"/>
          </w:rPr>
          <w:t xml:space="preserve">#otorrinolaringologia</w:t>
        </w:r>
      </w:hyperlink>
      <w:hyperlink r:id="rId232">
        <w:r w:rsidDel="00000000" w:rsidR="00000000" w:rsidRPr="00000000">
          <w:rPr>
            <w:sz w:val="24"/>
            <w:szCs w:val="24"/>
            <w:rtl w:val="0"/>
          </w:rPr>
          <w:t xml:space="preserve"> </w:t>
        </w:r>
      </w:hyperlink>
      <w:hyperlink r:id="rId233">
        <w:r w:rsidDel="00000000" w:rsidR="00000000" w:rsidRPr="00000000">
          <w:rPr>
            <w:color w:val="1155cc"/>
            <w:sz w:val="24"/>
            <w:szCs w:val="24"/>
            <w:rtl w:val="0"/>
          </w:rPr>
          <w:t xml:space="preserve">#neurologia</w:t>
        </w:r>
      </w:hyperlink>
      <w:hyperlink r:id="rId234">
        <w:r w:rsidDel="00000000" w:rsidR="00000000" w:rsidRPr="00000000">
          <w:rPr>
            <w:sz w:val="24"/>
            <w:szCs w:val="24"/>
            <w:rtl w:val="0"/>
          </w:rPr>
          <w:t xml:space="preserve"> </w:t>
        </w:r>
      </w:hyperlink>
      <w:hyperlink r:id="rId235">
        <w:r w:rsidDel="00000000" w:rsidR="00000000" w:rsidRPr="00000000">
          <w:rPr>
            <w:color w:val="1155cc"/>
            <w:sz w:val="24"/>
            <w:szCs w:val="24"/>
            <w:rtl w:val="0"/>
          </w:rPr>
          <w:t xml:space="preserve">#endocrinologia</w:t>
        </w:r>
      </w:hyperlink>
      <w:hyperlink r:id="rId236">
        <w:r w:rsidDel="00000000" w:rsidR="00000000" w:rsidRPr="00000000">
          <w:rPr>
            <w:sz w:val="24"/>
            <w:szCs w:val="24"/>
            <w:rtl w:val="0"/>
          </w:rPr>
          <w:t xml:space="preserve"> </w:t>
        </w:r>
      </w:hyperlink>
      <w:hyperlink r:id="rId237">
        <w:r w:rsidDel="00000000" w:rsidR="00000000" w:rsidRPr="00000000">
          <w:rPr>
            <w:color w:val="1155cc"/>
            <w:sz w:val="24"/>
            <w:szCs w:val="24"/>
            <w:rtl w:val="0"/>
          </w:rPr>
          <w:t xml:space="preserve">#infectología</w:t>
        </w:r>
      </w:hyperlink>
      <w:hyperlink r:id="rId238">
        <w:r w:rsidDel="00000000" w:rsidR="00000000" w:rsidRPr="00000000">
          <w:rPr>
            <w:sz w:val="24"/>
            <w:szCs w:val="24"/>
            <w:rtl w:val="0"/>
          </w:rPr>
          <w:t xml:space="preserve"> </w:t>
        </w:r>
      </w:hyperlink>
      <w:hyperlink r:id="rId239">
        <w:r w:rsidDel="00000000" w:rsidR="00000000" w:rsidRPr="00000000">
          <w:rPr>
            <w:color w:val="1155cc"/>
            <w:sz w:val="24"/>
            <w:szCs w:val="24"/>
            <w:rtl w:val="0"/>
          </w:rPr>
          <w:t xml:space="preserve">#Endocrinología</w:t>
        </w:r>
      </w:hyperlink>
      <w:hyperlink r:id="rId240">
        <w:r w:rsidDel="00000000" w:rsidR="00000000" w:rsidRPr="00000000">
          <w:rPr>
            <w:sz w:val="24"/>
            <w:szCs w:val="24"/>
            <w:rtl w:val="0"/>
          </w:rPr>
          <w:t xml:space="preserve"> </w:t>
        </w:r>
      </w:hyperlink>
      <w:hyperlink r:id="rId241">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1B">
      <w:pPr>
        <w:pStyle w:val="Heading1"/>
        <w:jc w:val="both"/>
        <w:rPr>
          <w:b w:val="1"/>
          <w:bCs w:val="1"/>
          <w:sz w:val="32"/>
          <w:szCs w:val="32"/>
        </w:rPr>
      </w:pPr>
      <w:bookmarkStart w:colFirst="0" w:colLast="0" w:name="_owgytcrhhakg" w:id="11"/>
      <w:bookmarkEnd w:id="11"/>
      <w:r w:rsidDel="00000000" w:rsidR="00000000" w:rsidRPr="00000000">
        <w:rPr>
          <w:b w:val="1"/>
          <w:bCs w:val="1"/>
          <w:sz w:val="32"/>
          <w:szCs w:val="32"/>
          <w:rtl w:val="0"/>
        </w:rPr>
        <w:t xml:space="preserve">PREGUNTA DE NEUROLOGÍA QUE NUNCA FALTA EN UN EXAMEN DE RESIDENCIA: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i w:val="1"/>
          <w:iCs w:val="1"/>
          <w:sz w:val="28"/>
          <w:szCs w:val="28"/>
        </w:rPr>
      </w:pPr>
      <w:r w:rsidDel="00000000" w:rsidR="00000000" w:rsidRPr="00000000">
        <w:rPr>
          <w:i w:val="1"/>
          <w:iCs w:val="1"/>
          <w:sz w:val="28"/>
          <w:szCs w:val="28"/>
          <w:rtl w:val="0"/>
        </w:rPr>
        <w:t xml:space="preserve">Este voy a pensarlo bien para que quede correcto y bien explicado.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Un paciente con ACV ISQUEMICO y nos piden identificar la arteria afectada, hoy nos vamos a enfocar en los síndromes de la circulación posterior.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En general casi toda la circulación posterior tiene síntomas similares como el vértigo  pero solo necesitas recordar estos datos clave de cada arteria para responder cualquier pregunta.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Si nos dicen vision borrosa alucinaciones visuales y hemianopsia homonima  piensa en arteria cerebral posterior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Si nos dicen vertigo intenso, nauseas vomitos y afectacion de multiples pares craneales piensa en la arteria basilar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 cuando mencionen dolor facial y sindrome de horner piensa en la arteria cerebelosa posteroinferior o pica que causa el sindrome de wallenberg </w:t>
      </w:r>
      <w:r w:rsidDel="00000000" w:rsidR="00000000" w:rsidRPr="00000000">
        <w:rPr>
          <w:rtl w:val="0"/>
        </w:rPr>
      </w:r>
    </w:p>
    <w:p w:rsidR="00000000" w:rsidDel="00000000" w:rsidP="00000000" w:rsidRDefault="00000000" w:rsidRPr="00000000" w14:paraId="00000128">
      <w:pPr>
        <w:jc w:val="both"/>
        <w:rPr>
          <w:sz w:val="24"/>
          <w:szCs w:val="24"/>
        </w:rPr>
      </w:pPr>
      <w:r w:rsidDel="00000000" w:rsidR="00000000" w:rsidRPr="00000000">
        <w:rPr>
          <w:rtl w:val="0"/>
        </w:rPr>
      </w:r>
    </w:p>
    <w:p w:rsidR="00000000" w:rsidDel="00000000" w:rsidP="00000000" w:rsidRDefault="00000000" w:rsidRPr="00000000" w14:paraId="00000129">
      <w:pPr>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u w:val="single"/>
        </w:rPr>
      </w:pPr>
      <w:r w:rsidDel="00000000" w:rsidR="00000000" w:rsidRPr="00000000">
        <w:rPr>
          <w:rtl w:val="0"/>
        </w:rPr>
      </w:r>
    </w:p>
    <w:p w:rsidR="00000000" w:rsidDel="00000000" w:rsidP="00000000" w:rsidRDefault="00000000" w:rsidRPr="00000000" w14:paraId="0000012B">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12C">
      <w:pPr>
        <w:spacing w:before="180" w:lineRule="auto"/>
        <w:jc w:val="both"/>
        <w:rPr>
          <w:sz w:val="24"/>
          <w:szCs w:val="24"/>
        </w:rPr>
      </w:pPr>
      <w:r w:rsidDel="00000000" w:rsidR="00000000" w:rsidRPr="00000000">
        <w:rPr>
          <w:rtl w:val="0"/>
        </w:rPr>
      </w:r>
    </w:p>
    <w:p w:rsidR="00000000" w:rsidDel="00000000" w:rsidP="00000000" w:rsidRDefault="00000000" w:rsidRPr="00000000" w14:paraId="0000012D">
      <w:pPr>
        <w:jc w:val="both"/>
        <w:rPr>
          <w:color w:val="1155cc"/>
          <w:sz w:val="24"/>
          <w:szCs w:val="24"/>
        </w:rPr>
      </w:pPr>
      <w:hyperlink r:id="rId242">
        <w:r w:rsidDel="00000000" w:rsidR="00000000" w:rsidRPr="00000000">
          <w:rPr>
            <w:color w:val="1155cc"/>
            <w:sz w:val="24"/>
            <w:szCs w:val="24"/>
            <w:rtl w:val="0"/>
          </w:rPr>
          <w:t xml:space="preserve">#Residencias</w:t>
        </w:r>
      </w:hyperlink>
      <w:hyperlink r:id="rId243">
        <w:r w:rsidDel="00000000" w:rsidR="00000000" w:rsidRPr="00000000">
          <w:rPr>
            <w:sz w:val="24"/>
            <w:szCs w:val="24"/>
            <w:rtl w:val="0"/>
          </w:rPr>
          <w:t xml:space="preserve"> </w:t>
        </w:r>
      </w:hyperlink>
      <w:hyperlink r:id="rId244">
        <w:r w:rsidDel="00000000" w:rsidR="00000000" w:rsidRPr="00000000">
          <w:rPr>
            <w:color w:val="1155cc"/>
            <w:sz w:val="24"/>
            <w:szCs w:val="24"/>
            <w:rtl w:val="0"/>
          </w:rPr>
          <w:t xml:space="preserve">#EspecializaciónMédica</w:t>
        </w:r>
      </w:hyperlink>
      <w:hyperlink r:id="rId245">
        <w:r w:rsidDel="00000000" w:rsidR="00000000" w:rsidRPr="00000000">
          <w:rPr>
            <w:sz w:val="24"/>
            <w:szCs w:val="24"/>
            <w:rtl w:val="0"/>
          </w:rPr>
          <w:t xml:space="preserve"> </w:t>
        </w:r>
      </w:hyperlink>
      <w:hyperlink r:id="rId246">
        <w:r w:rsidDel="00000000" w:rsidR="00000000" w:rsidRPr="00000000">
          <w:rPr>
            <w:color w:val="1155cc"/>
            <w:sz w:val="24"/>
            <w:szCs w:val="24"/>
            <w:rtl w:val="0"/>
          </w:rPr>
          <w:t xml:space="preserve">#medicina</w:t>
        </w:r>
      </w:hyperlink>
      <w:hyperlink r:id="rId247">
        <w:r w:rsidDel="00000000" w:rsidR="00000000" w:rsidRPr="00000000">
          <w:rPr>
            <w:sz w:val="24"/>
            <w:szCs w:val="24"/>
            <w:rtl w:val="0"/>
          </w:rPr>
          <w:t xml:space="preserve"> </w:t>
        </w:r>
      </w:hyperlink>
      <w:hyperlink r:id="rId248">
        <w:r w:rsidDel="00000000" w:rsidR="00000000" w:rsidRPr="00000000">
          <w:rPr>
            <w:color w:val="1155cc"/>
            <w:sz w:val="24"/>
            <w:szCs w:val="24"/>
            <w:rtl w:val="0"/>
          </w:rPr>
          <w:t xml:space="preserve">#médico</w:t>
        </w:r>
      </w:hyperlink>
      <w:r w:rsidDel="00000000" w:rsidR="00000000" w:rsidRPr="00000000">
        <w:rPr>
          <w:rtl w:val="0"/>
        </w:rPr>
        <w:t xml:space="preserve"> </w:t>
      </w:r>
      <w:hyperlink r:id="rId249">
        <w:r w:rsidDel="00000000" w:rsidR="00000000" w:rsidRPr="00000000">
          <w:rPr>
            <w:color w:val="1155cc"/>
            <w:sz w:val="24"/>
            <w:szCs w:val="24"/>
            <w:rtl w:val="0"/>
          </w:rPr>
          <w:t xml:space="preserve">#CasosClínicos</w:t>
        </w:r>
      </w:hyperlink>
      <w:hyperlink r:id="rId250">
        <w:r w:rsidDel="00000000" w:rsidR="00000000" w:rsidRPr="00000000">
          <w:rPr>
            <w:sz w:val="24"/>
            <w:szCs w:val="24"/>
            <w:rtl w:val="0"/>
          </w:rPr>
          <w:t xml:space="preserve"> </w:t>
        </w:r>
      </w:hyperlink>
      <w:hyperlink r:id="rId251">
        <w:r w:rsidDel="00000000" w:rsidR="00000000" w:rsidRPr="00000000">
          <w:rPr>
            <w:color w:val="1155cc"/>
            <w:sz w:val="24"/>
            <w:szCs w:val="24"/>
            <w:rtl w:val="0"/>
          </w:rPr>
          <w:t xml:space="preserve">#EspecialidadMedica</w:t>
        </w:r>
      </w:hyperlink>
      <w:hyperlink r:id="rId252">
        <w:r w:rsidDel="00000000" w:rsidR="00000000" w:rsidRPr="00000000">
          <w:rPr>
            <w:sz w:val="24"/>
            <w:szCs w:val="24"/>
            <w:rtl w:val="0"/>
          </w:rPr>
          <w:t xml:space="preserve"> </w:t>
        </w:r>
      </w:hyperlink>
      <w:hyperlink r:id="rId253">
        <w:r w:rsidDel="00000000" w:rsidR="00000000" w:rsidRPr="00000000">
          <w:rPr>
            <w:color w:val="1155cc"/>
            <w:sz w:val="24"/>
            <w:szCs w:val="24"/>
            <w:rtl w:val="0"/>
          </w:rPr>
          <w:t xml:space="preserve">#especialidad</w:t>
        </w:r>
      </w:hyperlink>
      <w:hyperlink r:id="rId254">
        <w:r w:rsidDel="00000000" w:rsidR="00000000" w:rsidRPr="00000000">
          <w:rPr>
            <w:sz w:val="24"/>
            <w:szCs w:val="24"/>
            <w:rtl w:val="0"/>
          </w:rPr>
          <w:t xml:space="preserve"> </w:t>
        </w:r>
      </w:hyperlink>
      <w:hyperlink r:id="rId255">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256">
        <w:r w:rsidDel="00000000" w:rsidR="00000000" w:rsidRPr="00000000">
          <w:rPr>
            <w:color w:val="1155cc"/>
            <w:sz w:val="24"/>
            <w:szCs w:val="24"/>
            <w:rtl w:val="0"/>
          </w:rPr>
          <w:t xml:space="preserve">#Residente</w:t>
        </w:r>
      </w:hyperlink>
      <w:hyperlink r:id="rId257">
        <w:r w:rsidDel="00000000" w:rsidR="00000000" w:rsidRPr="00000000">
          <w:rPr>
            <w:sz w:val="24"/>
            <w:szCs w:val="24"/>
            <w:rtl w:val="0"/>
          </w:rPr>
          <w:t xml:space="preserve"> </w:t>
        </w:r>
      </w:hyperlink>
      <w:hyperlink r:id="rId258">
        <w:r w:rsidDel="00000000" w:rsidR="00000000" w:rsidRPr="00000000">
          <w:rPr>
            <w:color w:val="1155cc"/>
            <w:sz w:val="24"/>
            <w:szCs w:val="24"/>
            <w:rtl w:val="0"/>
          </w:rPr>
          <w:t xml:space="preserve">#nefrologia</w:t>
        </w:r>
      </w:hyperlink>
      <w:hyperlink r:id="rId259">
        <w:r w:rsidDel="00000000" w:rsidR="00000000" w:rsidRPr="00000000">
          <w:rPr>
            <w:sz w:val="24"/>
            <w:szCs w:val="24"/>
            <w:rtl w:val="0"/>
          </w:rPr>
          <w:t xml:space="preserve"> </w:t>
        </w:r>
      </w:hyperlink>
      <w:hyperlink r:id="rId260">
        <w:r w:rsidDel="00000000" w:rsidR="00000000" w:rsidRPr="00000000">
          <w:rPr>
            <w:color w:val="1155cc"/>
            <w:sz w:val="24"/>
            <w:szCs w:val="24"/>
            <w:rtl w:val="0"/>
          </w:rPr>
          <w:t xml:space="preserve">#otorrinolaringologia</w:t>
        </w:r>
      </w:hyperlink>
      <w:hyperlink r:id="rId261">
        <w:r w:rsidDel="00000000" w:rsidR="00000000" w:rsidRPr="00000000">
          <w:rPr>
            <w:sz w:val="24"/>
            <w:szCs w:val="24"/>
            <w:rtl w:val="0"/>
          </w:rPr>
          <w:t xml:space="preserve"> </w:t>
        </w:r>
      </w:hyperlink>
      <w:hyperlink r:id="rId262">
        <w:r w:rsidDel="00000000" w:rsidR="00000000" w:rsidRPr="00000000">
          <w:rPr>
            <w:color w:val="1155cc"/>
            <w:sz w:val="24"/>
            <w:szCs w:val="24"/>
            <w:rtl w:val="0"/>
          </w:rPr>
          <w:t xml:space="preserve">#neurologia</w:t>
        </w:r>
      </w:hyperlink>
      <w:hyperlink r:id="rId263">
        <w:r w:rsidDel="00000000" w:rsidR="00000000" w:rsidRPr="00000000">
          <w:rPr>
            <w:sz w:val="24"/>
            <w:szCs w:val="24"/>
            <w:rtl w:val="0"/>
          </w:rPr>
          <w:t xml:space="preserve"> </w:t>
        </w:r>
      </w:hyperlink>
      <w:hyperlink r:id="rId264">
        <w:r w:rsidDel="00000000" w:rsidR="00000000" w:rsidRPr="00000000">
          <w:rPr>
            <w:color w:val="1155cc"/>
            <w:sz w:val="24"/>
            <w:szCs w:val="24"/>
            <w:rtl w:val="0"/>
          </w:rPr>
          <w:t xml:space="preserve">#endocrinologia</w:t>
        </w:r>
      </w:hyperlink>
      <w:hyperlink r:id="rId265">
        <w:r w:rsidDel="00000000" w:rsidR="00000000" w:rsidRPr="00000000">
          <w:rPr>
            <w:sz w:val="24"/>
            <w:szCs w:val="24"/>
            <w:rtl w:val="0"/>
          </w:rPr>
          <w:t xml:space="preserve"> </w:t>
        </w:r>
      </w:hyperlink>
      <w:hyperlink r:id="rId266">
        <w:r w:rsidDel="00000000" w:rsidR="00000000" w:rsidRPr="00000000">
          <w:rPr>
            <w:color w:val="1155cc"/>
            <w:sz w:val="24"/>
            <w:szCs w:val="24"/>
            <w:rtl w:val="0"/>
          </w:rPr>
          <w:t xml:space="preserve">#infectología</w:t>
        </w:r>
      </w:hyperlink>
      <w:hyperlink r:id="rId267">
        <w:r w:rsidDel="00000000" w:rsidR="00000000" w:rsidRPr="00000000">
          <w:rPr>
            <w:sz w:val="24"/>
            <w:szCs w:val="24"/>
            <w:rtl w:val="0"/>
          </w:rPr>
          <w:t xml:space="preserve"> </w:t>
        </w:r>
      </w:hyperlink>
      <w:hyperlink r:id="rId268">
        <w:r w:rsidDel="00000000" w:rsidR="00000000" w:rsidRPr="00000000">
          <w:rPr>
            <w:color w:val="1155cc"/>
            <w:sz w:val="24"/>
            <w:szCs w:val="24"/>
            <w:rtl w:val="0"/>
          </w:rPr>
          <w:t xml:space="preserve">#Endocrinología</w:t>
        </w:r>
      </w:hyperlink>
      <w:hyperlink r:id="rId269">
        <w:r w:rsidDel="00000000" w:rsidR="00000000" w:rsidRPr="00000000">
          <w:rPr>
            <w:sz w:val="24"/>
            <w:szCs w:val="24"/>
            <w:rtl w:val="0"/>
          </w:rPr>
          <w:t xml:space="preserve"> </w:t>
        </w:r>
      </w:hyperlink>
      <w:hyperlink r:id="rId270">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E">
      <w:pPr>
        <w:ind w:left="0" w:firstLine="0"/>
        <w:jc w:val="both"/>
        <w:rPr>
          <w:sz w:val="24"/>
          <w:szCs w:val="24"/>
        </w:rPr>
      </w:pPr>
      <w:r w:rsidDel="00000000" w:rsidR="00000000" w:rsidRPr="00000000">
        <w:rPr>
          <w:rtl w:val="0"/>
        </w:rPr>
      </w:r>
    </w:p>
    <w:p w:rsidR="00000000" w:rsidDel="00000000" w:rsidP="00000000" w:rsidRDefault="00000000" w:rsidRPr="00000000" w14:paraId="0000012F">
      <w:pPr>
        <w:pStyle w:val="Heading1"/>
        <w:jc w:val="both"/>
        <w:rPr>
          <w:sz w:val="52"/>
          <w:szCs w:val="52"/>
        </w:rPr>
      </w:pPr>
      <w:bookmarkStart w:colFirst="0" w:colLast="0" w:name="_gd9kyn6h6umm" w:id="12"/>
      <w:bookmarkEnd w:id="12"/>
      <w:r w:rsidDel="00000000" w:rsidR="00000000" w:rsidRPr="00000000">
        <w:rPr>
          <w:sz w:val="52"/>
          <w:szCs w:val="52"/>
          <w:rtl w:val="0"/>
        </w:rPr>
        <w:t xml:space="preserve">5 Signos radiográficos que siempre preguntan en un exámen de residencia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5 signos radiográficos que siempre preguntan en un examen de residencias. </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left="0" w:firstLine="0"/>
        <w:jc w:val="both"/>
        <w:rPr/>
      </w:pPr>
      <w:r w:rsidDel="00000000" w:rsidR="00000000" w:rsidRPr="00000000">
        <w:rPr>
          <w:rtl w:val="0"/>
        </w:rPr>
        <w:t xml:space="preserve">Primer paciente: un recién nacido con cianosis y disnea a quien le realizan una radiografía de tórax y encuentran la siguiente imagen: La respuesta es un </w:t>
      </w:r>
      <w:r w:rsidDel="00000000" w:rsidR="00000000" w:rsidRPr="00000000">
        <w:rPr>
          <w:rtl w:val="0"/>
        </w:rPr>
        <w:t xml:space="preserve">Corazón en bota propio de la Tetralogía de Fallot.</w:t>
      </w:r>
    </w:p>
    <w:p w:rsidR="00000000" w:rsidDel="00000000" w:rsidP="00000000" w:rsidRDefault="00000000" w:rsidRPr="00000000" w14:paraId="00000134">
      <w:pPr>
        <w:ind w:left="0" w:firstLine="0"/>
        <w:jc w:val="both"/>
        <w:rPr/>
      </w:pPr>
      <w:r w:rsidDel="00000000" w:rsidR="00000000" w:rsidRPr="00000000">
        <w:rPr>
          <w:rtl w:val="0"/>
        </w:rPr>
      </w:r>
    </w:p>
    <w:p w:rsidR="00000000" w:rsidDel="00000000" w:rsidP="00000000" w:rsidRDefault="00000000" w:rsidRPr="00000000" w14:paraId="00000135">
      <w:pPr>
        <w:ind w:left="0" w:firstLine="0"/>
        <w:jc w:val="both"/>
        <w:rPr/>
      </w:pPr>
      <w:r w:rsidDel="00000000" w:rsidR="00000000" w:rsidRPr="00000000">
        <w:rPr>
          <w:rtl w:val="0"/>
        </w:rPr>
        <w:t xml:space="preserve">Segundo paciente: </w:t>
      </w:r>
    </w:p>
    <w:p w:rsidR="00000000" w:rsidDel="00000000" w:rsidP="00000000" w:rsidRDefault="00000000" w:rsidRPr="00000000" w14:paraId="00000136">
      <w:pPr>
        <w:ind w:left="0" w:firstLine="0"/>
        <w:jc w:val="both"/>
        <w:rPr/>
      </w:pPr>
      <w:r w:rsidDel="00000000" w:rsidR="00000000" w:rsidRPr="00000000">
        <w:rPr>
          <w:rtl w:val="0"/>
        </w:rPr>
      </w:r>
    </w:p>
    <w:p w:rsidR="00000000" w:rsidDel="00000000" w:rsidP="00000000" w:rsidRDefault="00000000" w:rsidRPr="00000000" w14:paraId="00000137">
      <w:pPr>
        <w:numPr>
          <w:ilvl w:val="0"/>
          <w:numId w:val="3"/>
        </w:numPr>
        <w:ind w:left="720" w:hanging="360"/>
        <w:jc w:val="both"/>
        <w:rPr>
          <w:sz w:val="22"/>
          <w:szCs w:val="22"/>
        </w:rPr>
      </w:pPr>
      <w:r w:rsidDel="00000000" w:rsidR="00000000" w:rsidRPr="00000000">
        <w:rPr>
          <w:rtl w:val="0"/>
        </w:rPr>
        <w:t xml:space="preserve">Otro recién nacido que presenta Vómitos biliosos, distensión abdominal, e incapacidad para aumentar de peso, se le realiza radiografía abdominal que nos muestra la siguiente imagen:</w:t>
      </w:r>
    </w:p>
    <w:p w:rsidR="00000000" w:rsidDel="00000000" w:rsidP="00000000" w:rsidRDefault="00000000" w:rsidRPr="00000000" w14:paraId="00000138">
      <w:pPr>
        <w:ind w:left="0" w:firstLine="0"/>
        <w:jc w:val="both"/>
        <w:rPr/>
      </w:pPr>
      <w:r w:rsidDel="00000000" w:rsidR="00000000" w:rsidRPr="00000000">
        <w:rPr>
          <w:rtl w:val="0"/>
        </w:rPr>
        <w:t xml:space="preserve">La respuesta es signo de la Doble burbuja característico de la Atresia duodenal</w:t>
      </w:r>
    </w:p>
    <w:p w:rsidR="00000000" w:rsidDel="00000000" w:rsidP="00000000" w:rsidRDefault="00000000" w:rsidRPr="00000000" w14:paraId="00000139">
      <w:pPr>
        <w:numPr>
          <w:ilvl w:val="0"/>
          <w:numId w:val="3"/>
        </w:numPr>
        <w:ind w:left="720" w:hanging="360"/>
        <w:jc w:val="both"/>
        <w:rPr>
          <w:sz w:val="22"/>
          <w:szCs w:val="22"/>
        </w:rPr>
      </w:pPr>
      <w:r w:rsidDel="00000000" w:rsidR="00000000" w:rsidRPr="00000000">
        <w:rPr>
          <w:rtl w:val="0"/>
        </w:rPr>
        <w:t xml:space="preserve">Paciente adulto con dolor abdominal intenso distensión abdominal y ausencia de deposiciones y flatos se le realiza la siguiente serie de abdomen:</w:t>
      </w:r>
    </w:p>
    <w:p w:rsidR="00000000" w:rsidDel="00000000" w:rsidP="00000000" w:rsidRDefault="00000000" w:rsidRPr="00000000" w14:paraId="0000013A">
      <w:pPr>
        <w:ind w:left="0" w:firstLine="0"/>
        <w:jc w:val="both"/>
        <w:rPr/>
      </w:pPr>
      <w:r w:rsidDel="00000000" w:rsidR="00000000" w:rsidRPr="00000000">
        <w:rPr>
          <w:rtl w:val="0"/>
        </w:rPr>
        <w:t xml:space="preserve">Aqui vemos el signo del Grano de cafè propio de un Vólvulo del sigmoides</w:t>
      </w:r>
    </w:p>
    <w:p w:rsidR="00000000" w:rsidDel="00000000" w:rsidP="00000000" w:rsidRDefault="00000000" w:rsidRPr="00000000" w14:paraId="0000013B">
      <w:pPr>
        <w:numPr>
          <w:ilvl w:val="0"/>
          <w:numId w:val="3"/>
        </w:numPr>
        <w:ind w:left="720" w:hanging="360"/>
        <w:jc w:val="both"/>
        <w:rPr>
          <w:sz w:val="22"/>
          <w:szCs w:val="22"/>
        </w:rPr>
      </w:pPr>
      <w:r w:rsidDel="00000000" w:rsidR="00000000" w:rsidRPr="00000000">
        <w:rPr>
          <w:rtl w:val="0"/>
        </w:rPr>
        <w:t xml:space="preserve">Un paciente con disnea súbita, dolor torácico pleurítico taquicardia tos y hemoptisis se le realiza la siguiente rx de tórax </w:t>
      </w:r>
    </w:p>
    <w:p w:rsidR="00000000" w:rsidDel="00000000" w:rsidP="00000000" w:rsidRDefault="00000000" w:rsidRPr="00000000" w14:paraId="0000013C">
      <w:pPr>
        <w:ind w:left="0" w:firstLine="0"/>
        <w:jc w:val="both"/>
        <w:rPr/>
      </w:pPr>
      <w:r w:rsidDel="00000000" w:rsidR="00000000" w:rsidRPr="00000000">
        <w:rPr>
          <w:rtl w:val="0"/>
        </w:rPr>
        <w:t xml:space="preserve">Está es la Joroba de hampton que se encuentra en el TEP</w:t>
      </w:r>
    </w:p>
    <w:p w:rsidR="00000000" w:rsidDel="00000000" w:rsidP="00000000" w:rsidRDefault="00000000" w:rsidRPr="00000000" w14:paraId="0000013D">
      <w:pPr>
        <w:numPr>
          <w:ilvl w:val="0"/>
          <w:numId w:val="3"/>
        </w:numPr>
        <w:ind w:left="720" w:hanging="360"/>
        <w:jc w:val="both"/>
        <w:rPr>
          <w:sz w:val="22"/>
          <w:szCs w:val="22"/>
        </w:rPr>
      </w:pPr>
      <w:r w:rsidDel="00000000" w:rsidR="00000000" w:rsidRPr="00000000">
        <w:rPr>
          <w:rtl w:val="0"/>
        </w:rPr>
        <w:t xml:space="preserve">Por último un paciente de 5 años con estridor inspiratorio tos perruna y dificultad respiratoria a la rx de cuello vemos está imagen</w:t>
      </w:r>
    </w:p>
    <w:p w:rsidR="00000000" w:rsidDel="00000000" w:rsidP="00000000" w:rsidRDefault="00000000" w:rsidRPr="00000000" w14:paraId="0000013E">
      <w:pPr>
        <w:ind w:left="0" w:firstLine="0"/>
        <w:jc w:val="both"/>
        <w:rPr/>
      </w:pPr>
      <w:r w:rsidDel="00000000" w:rsidR="00000000" w:rsidRPr="00000000">
        <w:rPr>
          <w:rtl w:val="0"/>
        </w:rPr>
        <w:t xml:space="preserve">La respuesta es signo de Punta de lápiz o reloj de arena típico del Crup o laringotraqueobronquitis.</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jc w:val="both"/>
        <w:rPr>
          <w:b w:val="1"/>
          <w:bCs w:val="1"/>
          <w:sz w:val="32"/>
          <w:szCs w:val="32"/>
        </w:rPr>
      </w:pPr>
      <w:bookmarkStart w:colFirst="0" w:colLast="0" w:name="_jvhg10ezyuej" w:id="13"/>
      <w:bookmarkEnd w:id="13"/>
      <w:r w:rsidDel="00000000" w:rsidR="00000000" w:rsidRPr="00000000">
        <w:rPr>
          <w:rtl w:val="0"/>
        </w:rPr>
      </w:r>
    </w:p>
    <w:p w:rsidR="00000000" w:rsidDel="00000000" w:rsidP="00000000" w:rsidRDefault="00000000" w:rsidRPr="00000000" w14:paraId="00000143">
      <w:pPr>
        <w:jc w:val="both"/>
        <w:rPr>
          <w:sz w:val="24"/>
          <w:szCs w:val="24"/>
        </w:rPr>
      </w:pPr>
      <w:r w:rsidDel="00000000" w:rsidR="00000000" w:rsidRPr="00000000">
        <w:rPr>
          <w:rtl w:val="0"/>
        </w:rPr>
      </w:r>
    </w:p>
    <w:p w:rsidR="00000000" w:rsidDel="00000000" w:rsidP="00000000" w:rsidRDefault="00000000" w:rsidRPr="00000000" w14:paraId="00000144">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u w:val="single"/>
        </w:rPr>
      </w:pP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147">
      <w:pPr>
        <w:spacing w:before="180" w:lineRule="auto"/>
        <w:jc w:val="both"/>
        <w:rPr>
          <w:sz w:val="24"/>
          <w:szCs w:val="24"/>
        </w:rPr>
      </w:pPr>
      <w:r w:rsidDel="00000000" w:rsidR="00000000" w:rsidRPr="00000000">
        <w:rPr>
          <w:rtl w:val="0"/>
        </w:rPr>
      </w:r>
    </w:p>
    <w:p w:rsidR="00000000" w:rsidDel="00000000" w:rsidP="00000000" w:rsidRDefault="00000000" w:rsidRPr="00000000" w14:paraId="00000148">
      <w:pPr>
        <w:jc w:val="both"/>
        <w:rPr>
          <w:color w:val="1155cc"/>
          <w:sz w:val="24"/>
          <w:szCs w:val="24"/>
        </w:rPr>
      </w:pPr>
      <w:hyperlink r:id="rId271">
        <w:r w:rsidDel="00000000" w:rsidR="00000000" w:rsidRPr="00000000">
          <w:rPr>
            <w:color w:val="1155cc"/>
            <w:sz w:val="24"/>
            <w:szCs w:val="24"/>
            <w:rtl w:val="0"/>
          </w:rPr>
          <w:t xml:space="preserve">#Residencias</w:t>
        </w:r>
      </w:hyperlink>
      <w:hyperlink r:id="rId272">
        <w:r w:rsidDel="00000000" w:rsidR="00000000" w:rsidRPr="00000000">
          <w:rPr>
            <w:sz w:val="24"/>
            <w:szCs w:val="24"/>
            <w:rtl w:val="0"/>
          </w:rPr>
          <w:t xml:space="preserve"> </w:t>
        </w:r>
      </w:hyperlink>
      <w:hyperlink r:id="rId273">
        <w:r w:rsidDel="00000000" w:rsidR="00000000" w:rsidRPr="00000000">
          <w:rPr>
            <w:color w:val="1155cc"/>
            <w:sz w:val="24"/>
            <w:szCs w:val="24"/>
            <w:rtl w:val="0"/>
          </w:rPr>
          <w:t xml:space="preserve">#EspecializaciónMédica</w:t>
        </w:r>
      </w:hyperlink>
      <w:hyperlink r:id="rId274">
        <w:r w:rsidDel="00000000" w:rsidR="00000000" w:rsidRPr="00000000">
          <w:rPr>
            <w:sz w:val="24"/>
            <w:szCs w:val="24"/>
            <w:rtl w:val="0"/>
          </w:rPr>
          <w:t xml:space="preserve"> </w:t>
        </w:r>
      </w:hyperlink>
      <w:hyperlink r:id="rId275">
        <w:r w:rsidDel="00000000" w:rsidR="00000000" w:rsidRPr="00000000">
          <w:rPr>
            <w:color w:val="1155cc"/>
            <w:sz w:val="24"/>
            <w:szCs w:val="24"/>
            <w:rtl w:val="0"/>
          </w:rPr>
          <w:t xml:space="preserve">#medicina</w:t>
        </w:r>
      </w:hyperlink>
      <w:hyperlink r:id="rId276">
        <w:r w:rsidDel="00000000" w:rsidR="00000000" w:rsidRPr="00000000">
          <w:rPr>
            <w:sz w:val="24"/>
            <w:szCs w:val="24"/>
            <w:rtl w:val="0"/>
          </w:rPr>
          <w:t xml:space="preserve"> </w:t>
        </w:r>
      </w:hyperlink>
      <w:hyperlink r:id="rId277">
        <w:r w:rsidDel="00000000" w:rsidR="00000000" w:rsidRPr="00000000">
          <w:rPr>
            <w:color w:val="1155cc"/>
            <w:sz w:val="24"/>
            <w:szCs w:val="24"/>
            <w:rtl w:val="0"/>
          </w:rPr>
          <w:t xml:space="preserve">#médico</w:t>
        </w:r>
      </w:hyperlink>
      <w:r w:rsidDel="00000000" w:rsidR="00000000" w:rsidRPr="00000000">
        <w:rPr>
          <w:rtl w:val="0"/>
        </w:rPr>
        <w:t xml:space="preserve"> </w:t>
      </w:r>
      <w:hyperlink r:id="rId278">
        <w:r w:rsidDel="00000000" w:rsidR="00000000" w:rsidRPr="00000000">
          <w:rPr>
            <w:color w:val="1155cc"/>
            <w:sz w:val="24"/>
            <w:szCs w:val="24"/>
            <w:rtl w:val="0"/>
          </w:rPr>
          <w:t xml:space="preserve">#CasosClínicos</w:t>
        </w:r>
      </w:hyperlink>
      <w:hyperlink r:id="rId279">
        <w:r w:rsidDel="00000000" w:rsidR="00000000" w:rsidRPr="00000000">
          <w:rPr>
            <w:sz w:val="24"/>
            <w:szCs w:val="24"/>
            <w:rtl w:val="0"/>
          </w:rPr>
          <w:t xml:space="preserve"> </w:t>
        </w:r>
      </w:hyperlink>
      <w:hyperlink r:id="rId280">
        <w:r w:rsidDel="00000000" w:rsidR="00000000" w:rsidRPr="00000000">
          <w:rPr>
            <w:color w:val="1155cc"/>
            <w:sz w:val="24"/>
            <w:szCs w:val="24"/>
            <w:rtl w:val="0"/>
          </w:rPr>
          <w:t xml:space="preserve">#EspecialidadMedica</w:t>
        </w:r>
      </w:hyperlink>
      <w:hyperlink r:id="rId281">
        <w:r w:rsidDel="00000000" w:rsidR="00000000" w:rsidRPr="00000000">
          <w:rPr>
            <w:sz w:val="24"/>
            <w:szCs w:val="24"/>
            <w:rtl w:val="0"/>
          </w:rPr>
          <w:t xml:space="preserve"> </w:t>
        </w:r>
      </w:hyperlink>
      <w:hyperlink r:id="rId282">
        <w:r w:rsidDel="00000000" w:rsidR="00000000" w:rsidRPr="00000000">
          <w:rPr>
            <w:color w:val="1155cc"/>
            <w:sz w:val="24"/>
            <w:szCs w:val="24"/>
            <w:rtl w:val="0"/>
          </w:rPr>
          <w:t xml:space="preserve">#especialidad</w:t>
        </w:r>
      </w:hyperlink>
      <w:hyperlink r:id="rId283">
        <w:r w:rsidDel="00000000" w:rsidR="00000000" w:rsidRPr="00000000">
          <w:rPr>
            <w:sz w:val="24"/>
            <w:szCs w:val="24"/>
            <w:rtl w:val="0"/>
          </w:rPr>
          <w:t xml:space="preserve"> </w:t>
        </w:r>
      </w:hyperlink>
      <w:hyperlink r:id="rId284">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285">
        <w:r w:rsidDel="00000000" w:rsidR="00000000" w:rsidRPr="00000000">
          <w:rPr>
            <w:color w:val="1155cc"/>
            <w:sz w:val="24"/>
            <w:szCs w:val="24"/>
            <w:rtl w:val="0"/>
          </w:rPr>
          <w:t xml:space="preserve">#Residente</w:t>
        </w:r>
      </w:hyperlink>
      <w:hyperlink r:id="rId286">
        <w:r w:rsidDel="00000000" w:rsidR="00000000" w:rsidRPr="00000000">
          <w:rPr>
            <w:sz w:val="24"/>
            <w:szCs w:val="24"/>
            <w:rtl w:val="0"/>
          </w:rPr>
          <w:t xml:space="preserve"> </w:t>
        </w:r>
      </w:hyperlink>
      <w:hyperlink r:id="rId287">
        <w:r w:rsidDel="00000000" w:rsidR="00000000" w:rsidRPr="00000000">
          <w:rPr>
            <w:color w:val="1155cc"/>
            <w:sz w:val="24"/>
            <w:szCs w:val="24"/>
            <w:rtl w:val="0"/>
          </w:rPr>
          <w:t xml:space="preserve">#nefrologia</w:t>
        </w:r>
      </w:hyperlink>
      <w:hyperlink r:id="rId288">
        <w:r w:rsidDel="00000000" w:rsidR="00000000" w:rsidRPr="00000000">
          <w:rPr>
            <w:sz w:val="24"/>
            <w:szCs w:val="24"/>
            <w:rtl w:val="0"/>
          </w:rPr>
          <w:t xml:space="preserve"> </w:t>
        </w:r>
      </w:hyperlink>
      <w:hyperlink r:id="rId289">
        <w:r w:rsidDel="00000000" w:rsidR="00000000" w:rsidRPr="00000000">
          <w:rPr>
            <w:color w:val="1155cc"/>
            <w:sz w:val="24"/>
            <w:szCs w:val="24"/>
            <w:rtl w:val="0"/>
          </w:rPr>
          <w:t xml:space="preserve">#otorrinolaringologia</w:t>
        </w:r>
      </w:hyperlink>
      <w:hyperlink r:id="rId290">
        <w:r w:rsidDel="00000000" w:rsidR="00000000" w:rsidRPr="00000000">
          <w:rPr>
            <w:sz w:val="24"/>
            <w:szCs w:val="24"/>
            <w:rtl w:val="0"/>
          </w:rPr>
          <w:t xml:space="preserve"> </w:t>
        </w:r>
      </w:hyperlink>
      <w:hyperlink r:id="rId291">
        <w:r w:rsidDel="00000000" w:rsidR="00000000" w:rsidRPr="00000000">
          <w:rPr>
            <w:color w:val="1155cc"/>
            <w:sz w:val="24"/>
            <w:szCs w:val="24"/>
            <w:rtl w:val="0"/>
          </w:rPr>
          <w:t xml:space="preserve">#neurologia</w:t>
        </w:r>
      </w:hyperlink>
      <w:hyperlink r:id="rId292">
        <w:r w:rsidDel="00000000" w:rsidR="00000000" w:rsidRPr="00000000">
          <w:rPr>
            <w:sz w:val="24"/>
            <w:szCs w:val="24"/>
            <w:rtl w:val="0"/>
          </w:rPr>
          <w:t xml:space="preserve"> </w:t>
        </w:r>
      </w:hyperlink>
      <w:hyperlink r:id="rId293">
        <w:r w:rsidDel="00000000" w:rsidR="00000000" w:rsidRPr="00000000">
          <w:rPr>
            <w:color w:val="1155cc"/>
            <w:sz w:val="24"/>
            <w:szCs w:val="24"/>
            <w:rtl w:val="0"/>
          </w:rPr>
          <w:t xml:space="preserve">#endocrinologia</w:t>
        </w:r>
      </w:hyperlink>
      <w:hyperlink r:id="rId294">
        <w:r w:rsidDel="00000000" w:rsidR="00000000" w:rsidRPr="00000000">
          <w:rPr>
            <w:sz w:val="24"/>
            <w:szCs w:val="24"/>
            <w:rtl w:val="0"/>
          </w:rPr>
          <w:t xml:space="preserve"> </w:t>
        </w:r>
      </w:hyperlink>
      <w:hyperlink r:id="rId295">
        <w:r w:rsidDel="00000000" w:rsidR="00000000" w:rsidRPr="00000000">
          <w:rPr>
            <w:color w:val="1155cc"/>
            <w:sz w:val="24"/>
            <w:szCs w:val="24"/>
            <w:rtl w:val="0"/>
          </w:rPr>
          <w:t xml:space="preserve">#infectología</w:t>
        </w:r>
      </w:hyperlink>
      <w:hyperlink r:id="rId296">
        <w:r w:rsidDel="00000000" w:rsidR="00000000" w:rsidRPr="00000000">
          <w:rPr>
            <w:sz w:val="24"/>
            <w:szCs w:val="24"/>
            <w:rtl w:val="0"/>
          </w:rPr>
          <w:t xml:space="preserve"> </w:t>
        </w:r>
      </w:hyperlink>
      <w:hyperlink r:id="rId297">
        <w:r w:rsidDel="00000000" w:rsidR="00000000" w:rsidRPr="00000000">
          <w:rPr>
            <w:color w:val="1155cc"/>
            <w:sz w:val="24"/>
            <w:szCs w:val="24"/>
            <w:rtl w:val="0"/>
          </w:rPr>
          <w:t xml:space="preserve">#Endocrinología</w:t>
        </w:r>
      </w:hyperlink>
      <w:hyperlink r:id="rId298">
        <w:r w:rsidDel="00000000" w:rsidR="00000000" w:rsidRPr="00000000">
          <w:rPr>
            <w:sz w:val="24"/>
            <w:szCs w:val="24"/>
            <w:rtl w:val="0"/>
          </w:rPr>
          <w:t xml:space="preserve"> </w:t>
        </w:r>
      </w:hyperlink>
      <w:hyperlink r:id="rId299">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49">
      <w:pPr>
        <w:ind w:left="0" w:firstLine="0"/>
        <w:jc w:val="both"/>
        <w:rPr>
          <w:sz w:val="24"/>
          <w:szCs w:val="24"/>
        </w:rPr>
      </w:pPr>
      <w:r w:rsidDel="00000000" w:rsidR="00000000" w:rsidRPr="00000000">
        <w:rPr>
          <w:rtl w:val="0"/>
        </w:rPr>
      </w:r>
    </w:p>
    <w:p w:rsidR="00000000" w:rsidDel="00000000" w:rsidP="00000000" w:rsidRDefault="00000000" w:rsidRPr="00000000" w14:paraId="0000014A">
      <w:pPr>
        <w:pStyle w:val="Heading1"/>
        <w:jc w:val="both"/>
        <w:rPr>
          <w:sz w:val="52"/>
          <w:szCs w:val="52"/>
        </w:rPr>
      </w:pPr>
      <w:bookmarkStart w:colFirst="0" w:colLast="0" w:name="_ncefr5o4uk9z" w:id="14"/>
      <w:bookmarkEnd w:id="14"/>
      <w:r w:rsidDel="00000000" w:rsidR="00000000" w:rsidRPr="00000000">
        <w:rPr>
          <w:sz w:val="52"/>
          <w:szCs w:val="52"/>
          <w:rtl w:val="0"/>
        </w:rPr>
        <w:t xml:space="preserve">VASCULITIS Pregunta de Medicina interna que nunca falta en un exámen de residencia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Un paciente con vasculitis y nos piden identificar el diagnóstico.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En un examen solo necesitas recordar estos tips sencillos y podrás responder cualquier pregunta </w:t>
      </w:r>
      <w:r w:rsidDel="00000000" w:rsidR="00000000" w:rsidRPr="00000000">
        <w:rPr>
          <w:rtl w:val="0"/>
        </w:rPr>
      </w:r>
    </w:p>
    <w:p w:rsidR="00000000" w:rsidDel="00000000" w:rsidP="00000000" w:rsidRDefault="00000000" w:rsidRPr="00000000" w14:paraId="0000014F">
      <w:pPr>
        <w:jc w:val="both"/>
        <w:rPr>
          <w:sz w:val="24"/>
          <w:szCs w:val="24"/>
        </w:rPr>
      </w:pPr>
      <w:r w:rsidDel="00000000" w:rsidR="00000000" w:rsidRPr="00000000">
        <w:rPr>
          <w:rtl w:val="0"/>
        </w:rPr>
      </w:r>
    </w:p>
    <w:p w:rsidR="00000000" w:rsidDel="00000000" w:rsidP="00000000" w:rsidRDefault="00000000" w:rsidRPr="00000000" w14:paraId="00000150">
      <w:pPr>
        <w:jc w:val="both"/>
        <w:rPr>
          <w:sz w:val="24"/>
          <w:szCs w:val="24"/>
        </w:rPr>
      </w:pPr>
      <w:r w:rsidDel="00000000" w:rsidR="00000000" w:rsidRPr="00000000">
        <w:rPr>
          <w:sz w:val="24"/>
          <w:szCs w:val="24"/>
          <w:rtl w:val="0"/>
        </w:rPr>
        <w:t xml:space="preserve">Pero antes si estás preparándote para tu examen de residencia, siguenos para que no falles ni una pregunta</w:t>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jc w:val="both"/>
        <w:rPr>
          <w:sz w:val="24"/>
          <w:szCs w:val="24"/>
        </w:rPr>
      </w:pPr>
      <w:r w:rsidDel="00000000" w:rsidR="00000000" w:rsidRPr="00000000">
        <w:rPr>
          <w:sz w:val="24"/>
          <w:szCs w:val="24"/>
          <w:rtl w:val="0"/>
        </w:rPr>
        <w:t xml:space="preserve">Y ahora sí vamos con los tips.</w:t>
      </w:r>
    </w:p>
    <w:p w:rsidR="00000000" w:rsidDel="00000000" w:rsidP="00000000" w:rsidRDefault="00000000" w:rsidRPr="00000000" w14:paraId="00000153">
      <w:pPr>
        <w:jc w:val="both"/>
        <w:rPr>
          <w:sz w:val="24"/>
          <w:szCs w:val="24"/>
        </w:rPr>
      </w:pPr>
      <w:r w:rsidDel="00000000" w:rsidR="00000000" w:rsidRPr="00000000">
        <w:rPr>
          <w:rtl w:val="0"/>
        </w:rPr>
      </w:r>
    </w:p>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Primero las vasculitis de grandes vasos</w:t>
      </w:r>
    </w:p>
    <w:p w:rsidR="00000000" w:rsidDel="00000000" w:rsidP="00000000" w:rsidRDefault="00000000" w:rsidRPr="00000000" w14:paraId="00000155">
      <w:pPr>
        <w:jc w:val="both"/>
        <w:rPr>
          <w:sz w:val="24"/>
          <w:szCs w:val="24"/>
        </w:rPr>
      </w:pPr>
      <w:r w:rsidDel="00000000" w:rsidR="00000000" w:rsidRPr="00000000">
        <w:rPr>
          <w:rtl w:val="0"/>
        </w:rPr>
      </w:r>
    </w:p>
    <w:p w:rsidR="00000000" w:rsidDel="00000000" w:rsidP="00000000" w:rsidRDefault="00000000" w:rsidRPr="00000000" w14:paraId="00000156">
      <w:pPr>
        <w:jc w:val="both"/>
        <w:rPr>
          <w:b w:val="1"/>
          <w:bCs w:val="1"/>
          <w:i w:val="1"/>
          <w:iCs w:val="1"/>
          <w:color w:val="38761d"/>
          <w:sz w:val="24"/>
          <w:szCs w:val="24"/>
        </w:rPr>
      </w:pPr>
      <w:r w:rsidDel="00000000" w:rsidR="00000000" w:rsidRPr="00000000">
        <w:rPr>
          <w:b w:val="1"/>
          <w:bCs w:val="1"/>
          <w:i w:val="1"/>
          <w:iCs w:val="1"/>
          <w:color w:val="38761d"/>
          <w:sz w:val="24"/>
          <w:szCs w:val="24"/>
          <w:rtl w:val="0"/>
        </w:rPr>
        <w:t xml:space="preserve">Si te hablan de una mujer joven con estenosis de arterias grandes, sobre todo si no tiene pulso radial, se tratará de una arteritis de Takayasu.</w:t>
      </w:r>
    </w:p>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both"/>
        <w:rPr>
          <w:sz w:val="24"/>
          <w:szCs w:val="24"/>
        </w:rPr>
      </w:pPr>
      <w:r w:rsidDel="00000000" w:rsidR="00000000" w:rsidRPr="00000000">
        <w:rPr>
          <w:rtl w:val="0"/>
        </w:rPr>
      </w:r>
    </w:p>
    <w:p w:rsidR="00000000" w:rsidDel="00000000" w:rsidP="00000000" w:rsidRDefault="00000000" w:rsidRPr="00000000" w14:paraId="00000159">
      <w:pPr>
        <w:jc w:val="both"/>
        <w:rPr>
          <w:sz w:val="24"/>
          <w:szCs w:val="24"/>
        </w:rPr>
      </w:pPr>
      <w:r w:rsidDel="00000000" w:rsidR="00000000" w:rsidRPr="00000000">
        <w:rPr>
          <w:rtl w:val="0"/>
        </w:rPr>
      </w:r>
    </w:p>
    <w:p w:rsidR="00000000" w:rsidDel="00000000" w:rsidP="00000000" w:rsidRDefault="00000000" w:rsidRPr="00000000" w14:paraId="0000015A">
      <w:pPr>
        <w:jc w:val="both"/>
        <w:rPr>
          <w:b w:val="1"/>
          <w:bCs w:val="1"/>
          <w:i w:val="1"/>
          <w:iCs w:val="1"/>
          <w:color w:val="38761d"/>
          <w:sz w:val="24"/>
          <w:szCs w:val="24"/>
        </w:rPr>
      </w:pPr>
      <w:r w:rsidDel="00000000" w:rsidR="00000000" w:rsidRPr="00000000">
        <w:rPr>
          <w:b w:val="1"/>
          <w:bCs w:val="1"/>
          <w:i w:val="1"/>
          <w:iCs w:val="1"/>
          <w:color w:val="38761d"/>
          <w:sz w:val="24"/>
          <w:szCs w:val="24"/>
          <w:rtl w:val="0"/>
        </w:rPr>
        <w:t xml:space="preserve">Pero si se trata de una mujer mayor, con cefalea temporal, mialgias, claudicación mandibular y sobre todo amaurosis fugax, se tratará de una arteritis de células gigantes.</w:t>
      </w:r>
    </w:p>
    <w:p w:rsidR="00000000" w:rsidDel="00000000" w:rsidP="00000000" w:rsidRDefault="00000000" w:rsidRPr="00000000" w14:paraId="0000015B">
      <w:pPr>
        <w:jc w:val="both"/>
        <w:rPr>
          <w:sz w:val="24"/>
          <w:szCs w:val="24"/>
        </w:rPr>
      </w:pPr>
      <w:r w:rsidDel="00000000" w:rsidR="00000000" w:rsidRPr="00000000">
        <w:rPr>
          <w:rtl w:val="0"/>
        </w:rPr>
      </w:r>
    </w:p>
    <w:p w:rsidR="00000000" w:rsidDel="00000000" w:rsidP="00000000" w:rsidRDefault="00000000" w:rsidRPr="00000000" w14:paraId="0000015C">
      <w:pPr>
        <w:jc w:val="both"/>
        <w:rPr>
          <w:sz w:val="24"/>
          <w:szCs w:val="24"/>
        </w:rPr>
      </w:pPr>
      <w:r w:rsidDel="00000000" w:rsidR="00000000" w:rsidRPr="00000000">
        <w:rPr>
          <w:sz w:val="24"/>
          <w:szCs w:val="24"/>
          <w:rtl w:val="0"/>
        </w:rPr>
        <w:t xml:space="preserve">Ahora las de medianos vasos</w:t>
      </w:r>
    </w:p>
    <w:p w:rsidR="00000000" w:rsidDel="00000000" w:rsidP="00000000" w:rsidRDefault="00000000" w:rsidRPr="00000000" w14:paraId="0000015D">
      <w:pPr>
        <w:jc w:val="both"/>
        <w:rPr>
          <w:sz w:val="24"/>
          <w:szCs w:val="24"/>
        </w:rPr>
      </w:pPr>
      <w:r w:rsidDel="00000000" w:rsidR="00000000" w:rsidRPr="00000000">
        <w:rPr>
          <w:rtl w:val="0"/>
        </w:rPr>
      </w:r>
    </w:p>
    <w:p w:rsidR="00000000" w:rsidDel="00000000" w:rsidP="00000000" w:rsidRDefault="00000000" w:rsidRPr="00000000" w14:paraId="0000015E">
      <w:pPr>
        <w:jc w:val="both"/>
        <w:rPr>
          <w:b w:val="1"/>
          <w:bCs w:val="1"/>
          <w:i w:val="1"/>
          <w:iCs w:val="1"/>
          <w:color w:val="38761d"/>
          <w:sz w:val="24"/>
          <w:szCs w:val="24"/>
        </w:rPr>
      </w:pPr>
      <w:r w:rsidDel="00000000" w:rsidR="00000000" w:rsidRPr="00000000">
        <w:rPr>
          <w:b w:val="1"/>
          <w:bCs w:val="1"/>
          <w:i w:val="1"/>
          <w:iCs w:val="1"/>
          <w:color w:val="38761d"/>
          <w:sz w:val="24"/>
          <w:szCs w:val="24"/>
          <w:rtl w:val="0"/>
        </w:rPr>
        <w:t xml:space="preserve">Si es un hombre joven con microaneurismas renales o gastrointestinales y  arteritis coronaria, la respuesta será poliarteritis nodosa. No olvides la asociación de esta vasculitis con el virus de hepatitis B.</w:t>
      </w:r>
    </w:p>
    <w:p w:rsidR="00000000" w:rsidDel="00000000" w:rsidP="00000000" w:rsidRDefault="00000000" w:rsidRPr="00000000" w14:paraId="0000015F">
      <w:pPr>
        <w:jc w:val="both"/>
        <w:rPr>
          <w:sz w:val="24"/>
          <w:szCs w:val="24"/>
        </w:rPr>
      </w:pPr>
      <w:r w:rsidDel="00000000" w:rsidR="00000000" w:rsidRPr="00000000">
        <w:rPr>
          <w:rtl w:val="0"/>
        </w:rPr>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Pero si el paciente en cambio es un niño y tiene conjuntivitis, lengua en fresa,  descamativo, adenopatías y arteritis coronaria piensa en enfermedad de kawasaki.</w:t>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b w:val="1"/>
          <w:bCs w:val="1"/>
          <w:i w:val="1"/>
          <w:iCs w:val="1"/>
          <w:color w:val="38761d"/>
          <w:sz w:val="24"/>
          <w:szCs w:val="24"/>
        </w:rPr>
      </w:pPr>
      <w:r w:rsidDel="00000000" w:rsidR="00000000" w:rsidRPr="00000000">
        <w:rPr>
          <w:b w:val="1"/>
          <w:bCs w:val="1"/>
          <w:i w:val="1"/>
          <w:iCs w:val="1"/>
          <w:color w:val="38761d"/>
          <w:sz w:val="24"/>
          <w:szCs w:val="24"/>
          <w:rtl w:val="0"/>
        </w:rPr>
        <w:t xml:space="preserve">Por último las de vasos pequeños:</w:t>
      </w:r>
    </w:p>
    <w:p w:rsidR="00000000" w:rsidDel="00000000" w:rsidP="00000000" w:rsidRDefault="00000000" w:rsidRPr="00000000" w14:paraId="00000163">
      <w:pPr>
        <w:jc w:val="both"/>
        <w:rPr>
          <w:sz w:val="24"/>
          <w:szCs w:val="24"/>
        </w:rPr>
      </w:pPr>
      <w:r w:rsidDel="00000000" w:rsidR="00000000" w:rsidRPr="00000000">
        <w:rPr>
          <w:rtl w:val="0"/>
        </w:rPr>
      </w:r>
    </w:p>
    <w:p w:rsidR="00000000" w:rsidDel="00000000" w:rsidP="00000000" w:rsidRDefault="00000000" w:rsidRPr="00000000" w14:paraId="00000164">
      <w:pPr>
        <w:jc w:val="both"/>
        <w:rPr>
          <w:sz w:val="24"/>
          <w:szCs w:val="24"/>
        </w:rPr>
      </w:pPr>
      <w:r w:rsidDel="00000000" w:rsidR="00000000" w:rsidRPr="00000000">
        <w:rPr>
          <w:sz w:val="24"/>
          <w:szCs w:val="24"/>
          <w:rtl w:val="0"/>
        </w:rPr>
        <w:t xml:space="preserve">Para diferenciarlas vamos a determinar cuales son los órganos más afectados y el patrón de los anticuerpos</w:t>
      </w:r>
      <w:r w:rsidDel="00000000" w:rsidR="00000000" w:rsidRPr="00000000">
        <w:rPr>
          <w:rtl w:val="0"/>
        </w:rPr>
      </w:r>
    </w:p>
    <w:p w:rsidR="00000000" w:rsidDel="00000000" w:rsidP="00000000" w:rsidRDefault="00000000" w:rsidRPr="00000000" w14:paraId="00000165">
      <w:pPr>
        <w:jc w:val="both"/>
        <w:rPr>
          <w:sz w:val="24"/>
          <w:szCs w:val="24"/>
        </w:rPr>
      </w:pPr>
      <w:r w:rsidDel="00000000" w:rsidR="00000000" w:rsidRPr="00000000">
        <w:rPr>
          <w:rtl w:val="0"/>
        </w:rPr>
      </w:r>
    </w:p>
    <w:p w:rsidR="00000000" w:rsidDel="00000000" w:rsidP="00000000" w:rsidRDefault="00000000" w:rsidRPr="00000000" w14:paraId="00000166">
      <w:pPr>
        <w:jc w:val="both"/>
        <w:rPr>
          <w:sz w:val="24"/>
          <w:szCs w:val="24"/>
        </w:rPr>
      </w:pPr>
      <w:r w:rsidDel="00000000" w:rsidR="00000000" w:rsidRPr="00000000">
        <w:rPr>
          <w:b w:val="1"/>
          <w:bCs w:val="1"/>
          <w:i w:val="1"/>
          <w:iCs w:val="1"/>
          <w:color w:val="38761d"/>
          <w:sz w:val="24"/>
          <w:szCs w:val="24"/>
          <w:rtl w:val="0"/>
        </w:rPr>
        <w:t xml:space="preserve">Si los P ANCA son positivos, piensa en poliangeítis con granulomatosis y eosinofilia o poliangeítis microscópica. Las diferenciamos porque en la primera nos darán un antecedente de asma o eosinofilia, mientras que en la poliangeítis microscópica se tratará de un paciente mayor con compromiso casi exclusivamente renal.</w:t>
      </w:r>
      <w:r w:rsidDel="00000000" w:rsidR="00000000" w:rsidRPr="00000000">
        <w:rPr>
          <w:rtl w:val="0"/>
        </w:rPr>
      </w:r>
    </w:p>
    <w:p w:rsidR="00000000" w:rsidDel="00000000" w:rsidP="00000000" w:rsidRDefault="00000000" w:rsidRPr="00000000" w14:paraId="00000167">
      <w:pPr>
        <w:jc w:val="both"/>
        <w:rPr>
          <w:sz w:val="24"/>
          <w:szCs w:val="24"/>
        </w:rPr>
      </w:pPr>
      <w:r w:rsidDel="00000000" w:rsidR="00000000" w:rsidRPr="00000000">
        <w:rPr>
          <w:rtl w:val="0"/>
        </w:rPr>
      </w:r>
    </w:p>
    <w:p w:rsidR="00000000" w:rsidDel="00000000" w:rsidP="00000000" w:rsidRDefault="00000000" w:rsidRPr="00000000" w14:paraId="00000168">
      <w:pPr>
        <w:jc w:val="both"/>
        <w:rPr>
          <w:sz w:val="24"/>
          <w:szCs w:val="24"/>
        </w:rPr>
      </w:pPr>
      <w:r w:rsidDel="00000000" w:rsidR="00000000" w:rsidRPr="00000000">
        <w:rPr>
          <w:b w:val="1"/>
          <w:bCs w:val="1"/>
          <w:i w:val="1"/>
          <w:iCs w:val="1"/>
          <w:color w:val="38761d"/>
          <w:sz w:val="24"/>
          <w:szCs w:val="24"/>
          <w:rtl w:val="0"/>
        </w:rPr>
        <w:t xml:space="preserve">Si los C ANCA son positivos, probablemente será una poliangeítis con granulomatosis; recuerda que el compromiso aquí suele ser más de vía aérea superior.</w:t>
      </w:r>
      <w:r w:rsidDel="00000000" w:rsidR="00000000" w:rsidRPr="00000000">
        <w:rPr>
          <w:rtl w:val="0"/>
        </w:rPr>
      </w:r>
    </w:p>
    <w:p w:rsidR="00000000" w:rsidDel="00000000" w:rsidP="00000000" w:rsidRDefault="00000000" w:rsidRPr="00000000" w14:paraId="00000169">
      <w:pPr>
        <w:jc w:val="both"/>
        <w:rPr>
          <w:sz w:val="24"/>
          <w:szCs w:val="24"/>
        </w:rPr>
      </w:pPr>
      <w:r w:rsidDel="00000000" w:rsidR="00000000" w:rsidRPr="00000000">
        <w:rPr>
          <w:rtl w:val="0"/>
        </w:rPr>
      </w:r>
    </w:p>
    <w:p w:rsidR="00000000" w:rsidDel="00000000" w:rsidP="00000000" w:rsidRDefault="00000000" w:rsidRPr="00000000" w14:paraId="0000016A">
      <w:pPr>
        <w:jc w:val="both"/>
        <w:rPr>
          <w:b w:val="1"/>
          <w:bCs w:val="1"/>
          <w:i w:val="1"/>
          <w:iCs w:val="1"/>
          <w:color w:val="38761d"/>
          <w:sz w:val="24"/>
          <w:szCs w:val="24"/>
        </w:rPr>
      </w:pPr>
      <w:r w:rsidDel="00000000" w:rsidR="00000000" w:rsidRPr="00000000">
        <w:rPr>
          <w:b w:val="1"/>
          <w:bCs w:val="1"/>
          <w:i w:val="1"/>
          <w:iCs w:val="1"/>
          <w:color w:val="38761d"/>
          <w:sz w:val="24"/>
          <w:szCs w:val="24"/>
          <w:rtl w:val="0"/>
        </w:rPr>
        <w:t xml:space="preserve">Finalmente, si nos presentan un niño con dolor abdominal, púrpura palpable en las piernas y antecedente reciente de infección respiratoria, muy probablemente será una púrpura de Henoch-Schonlein. </w:t>
      </w:r>
    </w:p>
    <w:p w:rsidR="00000000" w:rsidDel="00000000" w:rsidP="00000000" w:rsidRDefault="00000000" w:rsidRPr="00000000" w14:paraId="0000016B">
      <w:pPr>
        <w:jc w:val="both"/>
        <w:rPr>
          <w:sz w:val="24"/>
          <w:szCs w:val="24"/>
        </w:rPr>
      </w:pPr>
      <w:r w:rsidDel="00000000" w:rsidR="00000000" w:rsidRPr="00000000">
        <w:rPr>
          <w:rtl w:val="0"/>
        </w:rPr>
      </w:r>
    </w:p>
    <w:p w:rsidR="00000000" w:rsidDel="00000000" w:rsidP="00000000" w:rsidRDefault="00000000" w:rsidRPr="00000000" w14:paraId="0000016C">
      <w:pPr>
        <w:jc w:val="both"/>
        <w:rPr>
          <w:sz w:val="24"/>
          <w:szCs w:val="24"/>
          <w:u w:val="single"/>
        </w:rPr>
      </w:pPr>
      <w:r w:rsidDel="00000000" w:rsidR="00000000" w:rsidRPr="00000000">
        <w:rPr>
          <w:rtl w:val="0"/>
        </w:rPr>
      </w:r>
    </w:p>
    <w:p w:rsidR="00000000" w:rsidDel="00000000" w:rsidP="00000000" w:rsidRDefault="00000000" w:rsidRPr="00000000" w14:paraId="0000016D">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16E">
      <w:pPr>
        <w:spacing w:before="180" w:lineRule="auto"/>
        <w:jc w:val="both"/>
        <w:rPr>
          <w:sz w:val="24"/>
          <w:szCs w:val="24"/>
        </w:rPr>
      </w:pPr>
      <w:r w:rsidDel="00000000" w:rsidR="00000000" w:rsidRPr="00000000">
        <w:rPr>
          <w:rtl w:val="0"/>
        </w:rPr>
      </w:r>
    </w:p>
    <w:p w:rsidR="00000000" w:rsidDel="00000000" w:rsidP="00000000" w:rsidRDefault="00000000" w:rsidRPr="00000000" w14:paraId="0000016F">
      <w:pPr>
        <w:jc w:val="both"/>
        <w:rPr>
          <w:color w:val="1155cc"/>
          <w:sz w:val="24"/>
          <w:szCs w:val="24"/>
        </w:rPr>
      </w:pPr>
      <w:hyperlink r:id="rId300">
        <w:r w:rsidDel="00000000" w:rsidR="00000000" w:rsidRPr="00000000">
          <w:rPr>
            <w:color w:val="1155cc"/>
            <w:sz w:val="24"/>
            <w:szCs w:val="24"/>
            <w:rtl w:val="0"/>
          </w:rPr>
          <w:t xml:space="preserve">#Residencias</w:t>
        </w:r>
      </w:hyperlink>
      <w:hyperlink r:id="rId301">
        <w:r w:rsidDel="00000000" w:rsidR="00000000" w:rsidRPr="00000000">
          <w:rPr>
            <w:sz w:val="24"/>
            <w:szCs w:val="24"/>
            <w:rtl w:val="0"/>
          </w:rPr>
          <w:t xml:space="preserve"> </w:t>
        </w:r>
      </w:hyperlink>
      <w:hyperlink r:id="rId302">
        <w:r w:rsidDel="00000000" w:rsidR="00000000" w:rsidRPr="00000000">
          <w:rPr>
            <w:color w:val="1155cc"/>
            <w:sz w:val="24"/>
            <w:szCs w:val="24"/>
            <w:rtl w:val="0"/>
          </w:rPr>
          <w:t xml:space="preserve">#EspecializaciónMédica</w:t>
        </w:r>
      </w:hyperlink>
      <w:hyperlink r:id="rId303">
        <w:r w:rsidDel="00000000" w:rsidR="00000000" w:rsidRPr="00000000">
          <w:rPr>
            <w:sz w:val="24"/>
            <w:szCs w:val="24"/>
            <w:rtl w:val="0"/>
          </w:rPr>
          <w:t xml:space="preserve"> </w:t>
        </w:r>
      </w:hyperlink>
      <w:hyperlink r:id="rId304">
        <w:r w:rsidDel="00000000" w:rsidR="00000000" w:rsidRPr="00000000">
          <w:rPr>
            <w:color w:val="1155cc"/>
            <w:sz w:val="24"/>
            <w:szCs w:val="24"/>
            <w:rtl w:val="0"/>
          </w:rPr>
          <w:t xml:space="preserve">#medicina</w:t>
        </w:r>
      </w:hyperlink>
      <w:hyperlink r:id="rId305">
        <w:r w:rsidDel="00000000" w:rsidR="00000000" w:rsidRPr="00000000">
          <w:rPr>
            <w:sz w:val="24"/>
            <w:szCs w:val="24"/>
            <w:rtl w:val="0"/>
          </w:rPr>
          <w:t xml:space="preserve"> </w:t>
        </w:r>
      </w:hyperlink>
      <w:hyperlink r:id="rId306">
        <w:r w:rsidDel="00000000" w:rsidR="00000000" w:rsidRPr="00000000">
          <w:rPr>
            <w:color w:val="1155cc"/>
            <w:sz w:val="24"/>
            <w:szCs w:val="24"/>
            <w:rtl w:val="0"/>
          </w:rPr>
          <w:t xml:space="preserve">#médico</w:t>
        </w:r>
      </w:hyperlink>
      <w:r w:rsidDel="00000000" w:rsidR="00000000" w:rsidRPr="00000000">
        <w:rPr>
          <w:rtl w:val="0"/>
        </w:rPr>
        <w:t xml:space="preserve"> </w:t>
      </w:r>
      <w:hyperlink r:id="rId307">
        <w:r w:rsidDel="00000000" w:rsidR="00000000" w:rsidRPr="00000000">
          <w:rPr>
            <w:color w:val="1155cc"/>
            <w:sz w:val="24"/>
            <w:szCs w:val="24"/>
            <w:rtl w:val="0"/>
          </w:rPr>
          <w:t xml:space="preserve">#CasosClínicos</w:t>
        </w:r>
      </w:hyperlink>
      <w:hyperlink r:id="rId308">
        <w:r w:rsidDel="00000000" w:rsidR="00000000" w:rsidRPr="00000000">
          <w:rPr>
            <w:sz w:val="24"/>
            <w:szCs w:val="24"/>
            <w:rtl w:val="0"/>
          </w:rPr>
          <w:t xml:space="preserve"> </w:t>
        </w:r>
      </w:hyperlink>
      <w:hyperlink r:id="rId309">
        <w:r w:rsidDel="00000000" w:rsidR="00000000" w:rsidRPr="00000000">
          <w:rPr>
            <w:color w:val="1155cc"/>
            <w:sz w:val="24"/>
            <w:szCs w:val="24"/>
            <w:rtl w:val="0"/>
          </w:rPr>
          <w:t xml:space="preserve">#EspecialidadMedica</w:t>
        </w:r>
      </w:hyperlink>
      <w:hyperlink r:id="rId310">
        <w:r w:rsidDel="00000000" w:rsidR="00000000" w:rsidRPr="00000000">
          <w:rPr>
            <w:sz w:val="24"/>
            <w:szCs w:val="24"/>
            <w:rtl w:val="0"/>
          </w:rPr>
          <w:t xml:space="preserve"> </w:t>
        </w:r>
      </w:hyperlink>
      <w:hyperlink r:id="rId311">
        <w:r w:rsidDel="00000000" w:rsidR="00000000" w:rsidRPr="00000000">
          <w:rPr>
            <w:color w:val="1155cc"/>
            <w:sz w:val="24"/>
            <w:szCs w:val="24"/>
            <w:rtl w:val="0"/>
          </w:rPr>
          <w:t xml:space="preserve">#especialidad</w:t>
        </w:r>
      </w:hyperlink>
      <w:hyperlink r:id="rId312">
        <w:r w:rsidDel="00000000" w:rsidR="00000000" w:rsidRPr="00000000">
          <w:rPr>
            <w:sz w:val="24"/>
            <w:szCs w:val="24"/>
            <w:rtl w:val="0"/>
          </w:rPr>
          <w:t xml:space="preserve"> </w:t>
        </w:r>
      </w:hyperlink>
      <w:hyperlink r:id="rId313">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314">
        <w:r w:rsidDel="00000000" w:rsidR="00000000" w:rsidRPr="00000000">
          <w:rPr>
            <w:color w:val="1155cc"/>
            <w:sz w:val="24"/>
            <w:szCs w:val="24"/>
            <w:rtl w:val="0"/>
          </w:rPr>
          <w:t xml:space="preserve">#Residente</w:t>
        </w:r>
      </w:hyperlink>
      <w:hyperlink r:id="rId315">
        <w:r w:rsidDel="00000000" w:rsidR="00000000" w:rsidRPr="00000000">
          <w:rPr>
            <w:sz w:val="24"/>
            <w:szCs w:val="24"/>
            <w:rtl w:val="0"/>
          </w:rPr>
          <w:t xml:space="preserve"> </w:t>
        </w:r>
      </w:hyperlink>
      <w:hyperlink r:id="rId316">
        <w:r w:rsidDel="00000000" w:rsidR="00000000" w:rsidRPr="00000000">
          <w:rPr>
            <w:color w:val="1155cc"/>
            <w:sz w:val="24"/>
            <w:szCs w:val="24"/>
            <w:rtl w:val="0"/>
          </w:rPr>
          <w:t xml:space="preserve">#nefrologia</w:t>
        </w:r>
      </w:hyperlink>
      <w:hyperlink r:id="rId317">
        <w:r w:rsidDel="00000000" w:rsidR="00000000" w:rsidRPr="00000000">
          <w:rPr>
            <w:sz w:val="24"/>
            <w:szCs w:val="24"/>
            <w:rtl w:val="0"/>
          </w:rPr>
          <w:t xml:space="preserve"> </w:t>
        </w:r>
      </w:hyperlink>
      <w:hyperlink r:id="rId318">
        <w:r w:rsidDel="00000000" w:rsidR="00000000" w:rsidRPr="00000000">
          <w:rPr>
            <w:color w:val="1155cc"/>
            <w:sz w:val="24"/>
            <w:szCs w:val="24"/>
            <w:rtl w:val="0"/>
          </w:rPr>
          <w:t xml:space="preserve">#otorrinolaringologia</w:t>
        </w:r>
      </w:hyperlink>
      <w:hyperlink r:id="rId319">
        <w:r w:rsidDel="00000000" w:rsidR="00000000" w:rsidRPr="00000000">
          <w:rPr>
            <w:sz w:val="24"/>
            <w:szCs w:val="24"/>
            <w:rtl w:val="0"/>
          </w:rPr>
          <w:t xml:space="preserve"> </w:t>
        </w:r>
      </w:hyperlink>
      <w:hyperlink r:id="rId320">
        <w:r w:rsidDel="00000000" w:rsidR="00000000" w:rsidRPr="00000000">
          <w:rPr>
            <w:color w:val="1155cc"/>
            <w:sz w:val="24"/>
            <w:szCs w:val="24"/>
            <w:rtl w:val="0"/>
          </w:rPr>
          <w:t xml:space="preserve">#neurologia</w:t>
        </w:r>
      </w:hyperlink>
      <w:hyperlink r:id="rId321">
        <w:r w:rsidDel="00000000" w:rsidR="00000000" w:rsidRPr="00000000">
          <w:rPr>
            <w:sz w:val="24"/>
            <w:szCs w:val="24"/>
            <w:rtl w:val="0"/>
          </w:rPr>
          <w:t xml:space="preserve"> </w:t>
        </w:r>
      </w:hyperlink>
      <w:hyperlink r:id="rId322">
        <w:r w:rsidDel="00000000" w:rsidR="00000000" w:rsidRPr="00000000">
          <w:rPr>
            <w:color w:val="1155cc"/>
            <w:sz w:val="24"/>
            <w:szCs w:val="24"/>
            <w:rtl w:val="0"/>
          </w:rPr>
          <w:t xml:space="preserve">#endocrinologia</w:t>
        </w:r>
      </w:hyperlink>
      <w:hyperlink r:id="rId323">
        <w:r w:rsidDel="00000000" w:rsidR="00000000" w:rsidRPr="00000000">
          <w:rPr>
            <w:sz w:val="24"/>
            <w:szCs w:val="24"/>
            <w:rtl w:val="0"/>
          </w:rPr>
          <w:t xml:space="preserve"> </w:t>
        </w:r>
      </w:hyperlink>
      <w:hyperlink r:id="rId324">
        <w:r w:rsidDel="00000000" w:rsidR="00000000" w:rsidRPr="00000000">
          <w:rPr>
            <w:color w:val="1155cc"/>
            <w:sz w:val="24"/>
            <w:szCs w:val="24"/>
            <w:rtl w:val="0"/>
          </w:rPr>
          <w:t xml:space="preserve">#infectología</w:t>
        </w:r>
      </w:hyperlink>
      <w:hyperlink r:id="rId325">
        <w:r w:rsidDel="00000000" w:rsidR="00000000" w:rsidRPr="00000000">
          <w:rPr>
            <w:sz w:val="24"/>
            <w:szCs w:val="24"/>
            <w:rtl w:val="0"/>
          </w:rPr>
          <w:t xml:space="preserve"> </w:t>
        </w:r>
      </w:hyperlink>
      <w:hyperlink r:id="rId326">
        <w:r w:rsidDel="00000000" w:rsidR="00000000" w:rsidRPr="00000000">
          <w:rPr>
            <w:color w:val="1155cc"/>
            <w:sz w:val="24"/>
            <w:szCs w:val="24"/>
            <w:rtl w:val="0"/>
          </w:rPr>
          <w:t xml:space="preserve">#Endocrinología</w:t>
        </w:r>
      </w:hyperlink>
      <w:hyperlink r:id="rId327">
        <w:r w:rsidDel="00000000" w:rsidR="00000000" w:rsidRPr="00000000">
          <w:rPr>
            <w:sz w:val="24"/>
            <w:szCs w:val="24"/>
            <w:rtl w:val="0"/>
          </w:rPr>
          <w:t xml:space="preserve"> </w:t>
        </w:r>
      </w:hyperlink>
      <w:hyperlink r:id="rId328">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0">
      <w:pPr>
        <w:ind w:left="0" w:firstLine="0"/>
        <w:jc w:val="both"/>
        <w:rPr>
          <w:sz w:val="24"/>
          <w:szCs w:val="24"/>
        </w:rPr>
      </w:pPr>
      <w:r w:rsidDel="00000000" w:rsidR="00000000" w:rsidRPr="00000000">
        <w:rPr>
          <w:rtl w:val="0"/>
        </w:rPr>
      </w:r>
    </w:p>
    <w:p w:rsidR="00000000" w:rsidDel="00000000" w:rsidP="00000000" w:rsidRDefault="00000000" w:rsidRPr="00000000" w14:paraId="00000171">
      <w:pPr>
        <w:pStyle w:val="Heading1"/>
        <w:jc w:val="both"/>
        <w:rPr>
          <w:sz w:val="52"/>
          <w:szCs w:val="52"/>
        </w:rPr>
      </w:pPr>
      <w:bookmarkStart w:colFirst="0" w:colLast="0" w:name="_2jp0h0kumxwq" w:id="15"/>
      <w:bookmarkEnd w:id="15"/>
      <w:r w:rsidDel="00000000" w:rsidR="00000000" w:rsidRPr="00000000">
        <w:rPr>
          <w:sz w:val="52"/>
          <w:szCs w:val="52"/>
          <w:rtl w:val="0"/>
        </w:rPr>
        <w:t xml:space="preserve">ERC Pregunta de Medicina interna que nunca falta en un exámen de residencia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i w:val="1"/>
          <w:iCs w:val="1"/>
          <w:sz w:val="28"/>
          <w:szCs w:val="28"/>
        </w:rPr>
      </w:pPr>
      <w:r w:rsidDel="00000000" w:rsidR="00000000" w:rsidRPr="00000000">
        <w:rPr>
          <w:i w:val="1"/>
          <w:iCs w:val="1"/>
          <w:sz w:val="28"/>
          <w:szCs w:val="28"/>
          <w:rtl w:val="0"/>
        </w:rPr>
        <w:t xml:space="preserve">No me convence este reel.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Un paciente con enfermedad renal crónica y nos piden determinar en qué estadío se encuentra.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Para hacerlo solo necesitamos saber la tasa de filtración glomerular y el nivel de albúmina en orina</w:t>
      </w:r>
      <w:r w:rsidDel="00000000" w:rsidR="00000000" w:rsidRPr="00000000">
        <w:rPr>
          <w:rtl w:val="0"/>
        </w:rPr>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Pero antes si estás preparándote para tu examen de residencia, siguenos para que no falles ninguna pregunta</w:t>
      </w:r>
    </w:p>
    <w:p w:rsidR="00000000" w:rsidDel="00000000" w:rsidP="00000000" w:rsidRDefault="00000000" w:rsidRPr="00000000" w14:paraId="0000017A">
      <w:pPr>
        <w:jc w:val="both"/>
        <w:rPr>
          <w:sz w:val="24"/>
          <w:szCs w:val="24"/>
        </w:rPr>
      </w:pPr>
      <w:r w:rsidDel="00000000" w:rsidR="00000000" w:rsidRPr="00000000">
        <w:rPr>
          <w:rtl w:val="0"/>
        </w:rPr>
      </w:r>
    </w:p>
    <w:p w:rsidR="00000000" w:rsidDel="00000000" w:rsidP="00000000" w:rsidRDefault="00000000" w:rsidRPr="00000000" w14:paraId="0000017B">
      <w:pPr>
        <w:jc w:val="both"/>
        <w:rPr>
          <w:sz w:val="24"/>
          <w:szCs w:val="24"/>
        </w:rPr>
      </w:pPr>
      <w:r w:rsidDel="00000000" w:rsidR="00000000" w:rsidRPr="00000000">
        <w:rPr>
          <w:sz w:val="24"/>
          <w:szCs w:val="24"/>
          <w:rtl w:val="0"/>
        </w:rPr>
        <w:t xml:space="preserve">Ahora si, para calcular la tasa de filtración glomerular podemos usar la fórmula ckd epi o crockoft gault, ambas son buenas pero como es un cálculo para el que usualmente necesitas calculadora probablemente solo te den el dato y no te pidan calcularlo.</w:t>
      </w:r>
    </w:p>
    <w:p w:rsidR="00000000" w:rsidDel="00000000" w:rsidP="00000000" w:rsidRDefault="00000000" w:rsidRPr="00000000" w14:paraId="0000017C">
      <w:pPr>
        <w:jc w:val="both"/>
        <w:rPr>
          <w:sz w:val="24"/>
          <w:szCs w:val="24"/>
        </w:rPr>
      </w:pPr>
      <w:r w:rsidDel="00000000" w:rsidR="00000000" w:rsidRPr="00000000">
        <w:rPr>
          <w:rtl w:val="0"/>
        </w:rPr>
      </w:r>
    </w:p>
    <w:p w:rsidR="00000000" w:rsidDel="00000000" w:rsidP="00000000" w:rsidRDefault="00000000" w:rsidRPr="00000000" w14:paraId="0000017D">
      <w:pPr>
        <w:jc w:val="both"/>
        <w:rPr>
          <w:sz w:val="24"/>
          <w:szCs w:val="24"/>
        </w:rPr>
      </w:pPr>
      <w:r w:rsidDel="00000000" w:rsidR="00000000" w:rsidRPr="00000000">
        <w:rPr>
          <w:sz w:val="24"/>
          <w:szCs w:val="24"/>
          <w:rtl w:val="0"/>
        </w:rPr>
        <w:t xml:space="preserve">Sabiendo eso tenemos 6 estadios, G1 es más fácil porque la tasa es mayor o igual a 90 y G2 que es entre 60 y 89 es el único con un rango de 30 unidades, pero desde G3A  hacia abajo cada estadío va disminuye de 15 en 15 hasta g5 donde la tfg es menor de 15</w:t>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jc w:val="both"/>
        <w:rPr>
          <w:sz w:val="24"/>
          <w:szCs w:val="24"/>
        </w:rPr>
      </w:pPr>
      <w:r w:rsidDel="00000000" w:rsidR="00000000" w:rsidRPr="00000000">
        <w:rPr>
          <w:sz w:val="24"/>
          <w:szCs w:val="24"/>
          <w:rtl w:val="0"/>
        </w:rPr>
        <w:t xml:space="preserve">Por para recordar los estadios de albuminuria recuerda 30-300</w:t>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sz w:val="24"/>
          <w:szCs w:val="24"/>
          <w:rtl w:val="0"/>
        </w:rPr>
        <w:t xml:space="preserve">A1 es menor a 30 A 2 es entre 30 y 300 y a 3 es mayor a 300.</w:t>
      </w:r>
    </w:p>
    <w:p w:rsidR="00000000" w:rsidDel="00000000" w:rsidP="00000000" w:rsidRDefault="00000000" w:rsidRPr="00000000" w14:paraId="00000182">
      <w:pPr>
        <w:jc w:val="both"/>
        <w:rPr>
          <w:sz w:val="24"/>
          <w:szCs w:val="24"/>
        </w:rPr>
      </w:pPr>
      <w:r w:rsidDel="00000000" w:rsidR="00000000" w:rsidRPr="00000000">
        <w:rPr>
          <w:rtl w:val="0"/>
        </w:rPr>
      </w:r>
    </w:p>
    <w:p w:rsidR="00000000" w:rsidDel="00000000" w:rsidP="00000000" w:rsidRDefault="00000000" w:rsidRPr="00000000" w14:paraId="0000018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4">
      <w:pPr>
        <w:jc w:val="both"/>
        <w:rPr>
          <w:sz w:val="24"/>
          <w:szCs w:val="24"/>
        </w:rPr>
      </w:pPr>
      <w:r w:rsidDel="00000000" w:rsidR="00000000" w:rsidRPr="00000000">
        <w:rPr>
          <w:sz w:val="24"/>
          <w:szCs w:val="24"/>
          <w:rtl w:val="0"/>
        </w:rPr>
        <w:t xml:space="preserve">Ahora mandale este reel a ese amigo que no sabe nada de nefro para que salven una pregunta de examen gracias a paretomed.</w:t>
      </w:r>
    </w:p>
    <w:p w:rsidR="00000000" w:rsidDel="00000000" w:rsidP="00000000" w:rsidRDefault="00000000" w:rsidRPr="00000000" w14:paraId="00000185">
      <w:pPr>
        <w:jc w:val="both"/>
        <w:rPr>
          <w:sz w:val="24"/>
          <w:szCs w:val="24"/>
        </w:rPr>
      </w:pPr>
      <w:r w:rsidDel="00000000" w:rsidR="00000000" w:rsidRPr="00000000">
        <w:rPr>
          <w:rtl w:val="0"/>
        </w:rPr>
      </w:r>
    </w:p>
    <w:p w:rsidR="00000000" w:rsidDel="00000000" w:rsidP="00000000" w:rsidRDefault="00000000" w:rsidRPr="00000000" w14:paraId="00000186">
      <w:pPr>
        <w:jc w:val="both"/>
        <w:rPr>
          <w:sz w:val="24"/>
          <w:szCs w:val="24"/>
        </w:rPr>
      </w:pPr>
      <w:r w:rsidDel="00000000" w:rsidR="00000000" w:rsidRPr="00000000">
        <w:rPr>
          <w:rtl w:val="0"/>
        </w:rPr>
      </w:r>
    </w:p>
    <w:p w:rsidR="00000000" w:rsidDel="00000000" w:rsidP="00000000" w:rsidRDefault="00000000" w:rsidRPr="00000000" w14:paraId="00000187">
      <w:pPr>
        <w:jc w:val="both"/>
        <w:rPr>
          <w:b w:val="1"/>
          <w:bCs w:val="1"/>
          <w:color w:val="38761d"/>
          <w:sz w:val="28"/>
          <w:szCs w:val="28"/>
          <w:u w:val="single"/>
        </w:rPr>
      </w:pPr>
      <w:r w:rsidDel="00000000" w:rsidR="00000000" w:rsidRPr="00000000">
        <w:rPr>
          <w:b w:val="1"/>
          <w:bCs w:val="1"/>
          <w:color w:val="38761d"/>
          <w:sz w:val="28"/>
          <w:szCs w:val="28"/>
          <w:u w:val="single"/>
          <w:rtl w:val="0"/>
        </w:rPr>
        <w:t xml:space="preserve">Versión sugerida por Oscar:</w:t>
      </w:r>
    </w:p>
    <w:p w:rsidR="00000000" w:rsidDel="00000000" w:rsidP="00000000" w:rsidRDefault="00000000" w:rsidRPr="00000000" w14:paraId="00000188">
      <w:pPr>
        <w:jc w:val="both"/>
        <w:rPr>
          <w:b w:val="1"/>
          <w:bCs w:val="1"/>
          <w:color w:val="38761d"/>
          <w:sz w:val="28"/>
          <w:szCs w:val="28"/>
        </w:rPr>
      </w:pPr>
      <w:r w:rsidDel="00000000" w:rsidR="00000000" w:rsidRPr="00000000">
        <w:rPr>
          <w:rtl w:val="0"/>
        </w:rPr>
      </w:r>
    </w:p>
    <w:p w:rsidR="00000000" w:rsidDel="00000000" w:rsidP="00000000" w:rsidRDefault="00000000" w:rsidRPr="00000000" w14:paraId="00000189">
      <w:pPr>
        <w:jc w:val="both"/>
        <w:rPr>
          <w:sz w:val="24"/>
          <w:szCs w:val="24"/>
        </w:rPr>
      </w:pPr>
      <w:r w:rsidDel="00000000" w:rsidR="00000000" w:rsidRPr="00000000">
        <w:rPr>
          <w:sz w:val="24"/>
          <w:szCs w:val="24"/>
          <w:rtl w:val="0"/>
        </w:rPr>
        <w:t xml:space="preserve">Pregunta de nefrología que nunca falta en un examen de residencias: un paciente con enfermedad renal crónica y nos piden determinar en qué estadio se encuentra.</w:t>
      </w:r>
    </w:p>
    <w:p w:rsidR="00000000" w:rsidDel="00000000" w:rsidP="00000000" w:rsidRDefault="00000000" w:rsidRPr="00000000" w14:paraId="0000018A">
      <w:pPr>
        <w:jc w:val="both"/>
        <w:rPr>
          <w:sz w:val="24"/>
          <w:szCs w:val="24"/>
        </w:rPr>
      </w:pPr>
      <w:r w:rsidDel="00000000" w:rsidR="00000000" w:rsidRPr="00000000">
        <w:rPr>
          <w:rtl w:val="0"/>
        </w:rPr>
      </w:r>
    </w:p>
    <w:p w:rsidR="00000000" w:rsidDel="00000000" w:rsidP="00000000" w:rsidRDefault="00000000" w:rsidRPr="00000000" w14:paraId="0000018B">
      <w:pPr>
        <w:jc w:val="both"/>
        <w:rPr>
          <w:sz w:val="24"/>
          <w:szCs w:val="24"/>
        </w:rPr>
      </w:pPr>
      <w:r w:rsidDel="00000000" w:rsidR="00000000" w:rsidRPr="00000000">
        <w:rPr>
          <w:sz w:val="24"/>
          <w:szCs w:val="24"/>
          <w:rtl w:val="0"/>
        </w:rPr>
        <w:t xml:space="preserve">Recuerda que los grados de enfermedad renal crónica los determinamos acorde a la clasificación KDIGO que tiene en cuenta la tasa de filtración glomerular y los niveles de albúmina en orina.</w:t>
      </w:r>
    </w:p>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y si estás preparándote para tu examen de residencia, síguenos para que no falles ninguna pregunta.</w:t>
      </w:r>
    </w:p>
    <w:p w:rsidR="00000000" w:rsidDel="00000000" w:rsidP="00000000" w:rsidRDefault="00000000" w:rsidRPr="00000000" w14:paraId="0000018E">
      <w:pPr>
        <w:jc w:val="both"/>
        <w:rPr>
          <w:sz w:val="24"/>
          <w:szCs w:val="24"/>
        </w:rPr>
      </w:pPr>
      <w:r w:rsidDel="00000000" w:rsidR="00000000" w:rsidRPr="00000000">
        <w:rPr>
          <w:rtl w:val="0"/>
        </w:rPr>
      </w:r>
    </w:p>
    <w:p w:rsidR="00000000" w:rsidDel="00000000" w:rsidP="00000000" w:rsidRDefault="00000000" w:rsidRPr="00000000" w14:paraId="0000018F">
      <w:pPr>
        <w:jc w:val="both"/>
        <w:rPr>
          <w:sz w:val="24"/>
          <w:szCs w:val="24"/>
        </w:rPr>
      </w:pPr>
      <w:r w:rsidDel="00000000" w:rsidR="00000000" w:rsidRPr="00000000">
        <w:rPr>
          <w:sz w:val="24"/>
          <w:szCs w:val="24"/>
          <w:rtl w:val="0"/>
        </w:rPr>
        <w:t xml:space="preserve">La forma más fácil de recordar la tasa de filtración es aprendiéndola desde abajo y es que el estadio final, G5 es cuando la tasa de filtración es menor de 15. A partir de ahí aumenta 15 por cada estadio hasta G2 en donde aumenta 30 y G1 que es mayor de 90.</w:t>
      </w:r>
    </w:p>
    <w:p w:rsidR="00000000" w:rsidDel="00000000" w:rsidP="00000000" w:rsidRDefault="00000000" w:rsidRPr="00000000" w14:paraId="00000190">
      <w:pPr>
        <w:jc w:val="both"/>
        <w:rPr>
          <w:sz w:val="24"/>
          <w:szCs w:val="24"/>
        </w:rPr>
      </w:pPr>
      <w:r w:rsidDel="00000000" w:rsidR="00000000" w:rsidRPr="00000000">
        <w:rPr>
          <w:rtl w:val="0"/>
        </w:rPr>
      </w:r>
    </w:p>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Para recordar los estadios acorde a albuminuria, recuerda 30-300, es decir, A1 es menor de 30, A2 entre 30-300 y A3 cuando es mayor de 300.</w:t>
      </w:r>
    </w:p>
    <w:p w:rsidR="00000000" w:rsidDel="00000000" w:rsidP="00000000" w:rsidRDefault="00000000" w:rsidRPr="00000000" w14:paraId="00000192">
      <w:pPr>
        <w:jc w:val="both"/>
        <w:rPr>
          <w:b w:val="1"/>
          <w:bCs w:val="1"/>
          <w:color w:val="38761d"/>
          <w:sz w:val="28"/>
          <w:szCs w:val="28"/>
        </w:rPr>
      </w:pPr>
      <w:r w:rsidDel="00000000" w:rsidR="00000000" w:rsidRPr="00000000">
        <w:rPr>
          <w:rtl w:val="0"/>
        </w:rPr>
      </w:r>
    </w:p>
    <w:p w:rsidR="00000000" w:rsidDel="00000000" w:rsidP="00000000" w:rsidRDefault="00000000" w:rsidRPr="00000000" w14:paraId="00000193">
      <w:pPr>
        <w:jc w:val="both"/>
        <w:rPr>
          <w:b w:val="1"/>
          <w:bCs w:val="1"/>
          <w:color w:val="38761d"/>
          <w:sz w:val="28"/>
          <w:szCs w:val="28"/>
        </w:rPr>
      </w:pPr>
      <w:r w:rsidDel="00000000" w:rsidR="00000000" w:rsidRPr="00000000">
        <w:rPr>
          <w:rtl w:val="0"/>
        </w:rPr>
      </w:r>
    </w:p>
    <w:p w:rsidR="00000000" w:rsidDel="00000000" w:rsidP="00000000" w:rsidRDefault="00000000" w:rsidRPr="00000000" w14:paraId="00000194">
      <w:pPr>
        <w:jc w:val="both"/>
        <w:rPr>
          <w:sz w:val="24"/>
          <w:szCs w:val="24"/>
          <w:u w:val="single"/>
        </w:rPr>
      </w:pPr>
      <w:r w:rsidDel="00000000" w:rsidR="00000000" w:rsidRPr="00000000">
        <w:rPr>
          <w:rtl w:val="0"/>
        </w:rPr>
      </w:r>
    </w:p>
    <w:p w:rsidR="00000000" w:rsidDel="00000000" w:rsidP="00000000" w:rsidRDefault="00000000" w:rsidRPr="00000000" w14:paraId="00000195">
      <w:pPr>
        <w:jc w:val="both"/>
        <w:rPr>
          <w:sz w:val="24"/>
          <w:szCs w:val="24"/>
        </w:rPr>
      </w:pPr>
      <w:r w:rsidDel="00000000" w:rsidR="00000000" w:rsidRPr="00000000">
        <w:rPr>
          <w:sz w:val="24"/>
          <w:szCs w:val="24"/>
          <w:u w:val="single"/>
          <w:rtl w:val="0"/>
        </w:rPr>
        <w:t xml:space="preserve">Copy de la publicación:</w:t>
        <w:br w:type="textWrapping"/>
        <w:br w:type="textWrapping"/>
      </w:r>
      <w:r w:rsidDel="00000000" w:rsidR="00000000" w:rsidRPr="00000000">
        <w:rPr>
          <w:rtl w:val="0"/>
        </w:rPr>
      </w:r>
    </w:p>
    <w:p w:rsidR="00000000" w:rsidDel="00000000" w:rsidP="00000000" w:rsidRDefault="00000000" w:rsidRPr="00000000" w14:paraId="00000196">
      <w:pPr>
        <w:spacing w:before="180" w:lineRule="auto"/>
        <w:jc w:val="both"/>
        <w:rPr>
          <w:sz w:val="24"/>
          <w:szCs w:val="24"/>
        </w:rPr>
      </w:pPr>
      <w:r w:rsidDel="00000000" w:rsidR="00000000" w:rsidRPr="00000000">
        <w:rPr>
          <w:rtl w:val="0"/>
        </w:rPr>
      </w:r>
    </w:p>
    <w:p w:rsidR="00000000" w:rsidDel="00000000" w:rsidP="00000000" w:rsidRDefault="00000000" w:rsidRPr="00000000" w14:paraId="00000197">
      <w:pPr>
        <w:jc w:val="both"/>
        <w:rPr>
          <w:color w:val="1155cc"/>
          <w:sz w:val="24"/>
          <w:szCs w:val="24"/>
        </w:rPr>
      </w:pPr>
      <w:hyperlink r:id="rId329">
        <w:r w:rsidDel="00000000" w:rsidR="00000000" w:rsidRPr="00000000">
          <w:rPr>
            <w:color w:val="1155cc"/>
            <w:sz w:val="24"/>
            <w:szCs w:val="24"/>
            <w:rtl w:val="0"/>
          </w:rPr>
          <w:t xml:space="preserve">#Residencias</w:t>
        </w:r>
      </w:hyperlink>
      <w:hyperlink r:id="rId330">
        <w:r w:rsidDel="00000000" w:rsidR="00000000" w:rsidRPr="00000000">
          <w:rPr>
            <w:sz w:val="24"/>
            <w:szCs w:val="24"/>
            <w:rtl w:val="0"/>
          </w:rPr>
          <w:t xml:space="preserve"> </w:t>
        </w:r>
      </w:hyperlink>
      <w:hyperlink r:id="rId331">
        <w:r w:rsidDel="00000000" w:rsidR="00000000" w:rsidRPr="00000000">
          <w:rPr>
            <w:color w:val="1155cc"/>
            <w:sz w:val="24"/>
            <w:szCs w:val="24"/>
            <w:rtl w:val="0"/>
          </w:rPr>
          <w:t xml:space="preserve">#EspecializaciónMédica</w:t>
        </w:r>
      </w:hyperlink>
      <w:hyperlink r:id="rId332">
        <w:r w:rsidDel="00000000" w:rsidR="00000000" w:rsidRPr="00000000">
          <w:rPr>
            <w:sz w:val="24"/>
            <w:szCs w:val="24"/>
            <w:rtl w:val="0"/>
          </w:rPr>
          <w:t xml:space="preserve"> </w:t>
        </w:r>
      </w:hyperlink>
      <w:hyperlink r:id="rId333">
        <w:r w:rsidDel="00000000" w:rsidR="00000000" w:rsidRPr="00000000">
          <w:rPr>
            <w:color w:val="1155cc"/>
            <w:sz w:val="24"/>
            <w:szCs w:val="24"/>
            <w:rtl w:val="0"/>
          </w:rPr>
          <w:t xml:space="preserve">#medicina</w:t>
        </w:r>
      </w:hyperlink>
      <w:hyperlink r:id="rId334">
        <w:r w:rsidDel="00000000" w:rsidR="00000000" w:rsidRPr="00000000">
          <w:rPr>
            <w:sz w:val="24"/>
            <w:szCs w:val="24"/>
            <w:rtl w:val="0"/>
          </w:rPr>
          <w:t xml:space="preserve"> </w:t>
        </w:r>
      </w:hyperlink>
      <w:hyperlink r:id="rId335">
        <w:r w:rsidDel="00000000" w:rsidR="00000000" w:rsidRPr="00000000">
          <w:rPr>
            <w:color w:val="1155cc"/>
            <w:sz w:val="24"/>
            <w:szCs w:val="24"/>
            <w:rtl w:val="0"/>
          </w:rPr>
          <w:t xml:space="preserve">#médico</w:t>
        </w:r>
      </w:hyperlink>
      <w:r w:rsidDel="00000000" w:rsidR="00000000" w:rsidRPr="00000000">
        <w:rPr>
          <w:rtl w:val="0"/>
        </w:rPr>
        <w:t xml:space="preserve"> </w:t>
      </w:r>
      <w:hyperlink r:id="rId336">
        <w:r w:rsidDel="00000000" w:rsidR="00000000" w:rsidRPr="00000000">
          <w:rPr>
            <w:color w:val="1155cc"/>
            <w:sz w:val="24"/>
            <w:szCs w:val="24"/>
            <w:rtl w:val="0"/>
          </w:rPr>
          <w:t xml:space="preserve">#CasosClínicos</w:t>
        </w:r>
      </w:hyperlink>
      <w:hyperlink r:id="rId337">
        <w:r w:rsidDel="00000000" w:rsidR="00000000" w:rsidRPr="00000000">
          <w:rPr>
            <w:sz w:val="24"/>
            <w:szCs w:val="24"/>
            <w:rtl w:val="0"/>
          </w:rPr>
          <w:t xml:space="preserve"> </w:t>
        </w:r>
      </w:hyperlink>
      <w:hyperlink r:id="rId338">
        <w:r w:rsidDel="00000000" w:rsidR="00000000" w:rsidRPr="00000000">
          <w:rPr>
            <w:color w:val="1155cc"/>
            <w:sz w:val="24"/>
            <w:szCs w:val="24"/>
            <w:rtl w:val="0"/>
          </w:rPr>
          <w:t xml:space="preserve">#EspecialidadMedica</w:t>
        </w:r>
      </w:hyperlink>
      <w:hyperlink r:id="rId339">
        <w:r w:rsidDel="00000000" w:rsidR="00000000" w:rsidRPr="00000000">
          <w:rPr>
            <w:sz w:val="24"/>
            <w:szCs w:val="24"/>
            <w:rtl w:val="0"/>
          </w:rPr>
          <w:t xml:space="preserve"> </w:t>
        </w:r>
      </w:hyperlink>
      <w:hyperlink r:id="rId340">
        <w:r w:rsidDel="00000000" w:rsidR="00000000" w:rsidRPr="00000000">
          <w:rPr>
            <w:color w:val="1155cc"/>
            <w:sz w:val="24"/>
            <w:szCs w:val="24"/>
            <w:rtl w:val="0"/>
          </w:rPr>
          <w:t xml:space="preserve">#especialidad</w:t>
        </w:r>
      </w:hyperlink>
      <w:hyperlink r:id="rId341">
        <w:r w:rsidDel="00000000" w:rsidR="00000000" w:rsidRPr="00000000">
          <w:rPr>
            <w:sz w:val="24"/>
            <w:szCs w:val="24"/>
            <w:rtl w:val="0"/>
          </w:rPr>
          <w:t xml:space="preserve"> </w:t>
        </w:r>
      </w:hyperlink>
      <w:hyperlink r:id="rId342">
        <w:r w:rsidDel="00000000" w:rsidR="00000000" w:rsidRPr="00000000">
          <w:rPr>
            <w:color w:val="1155cc"/>
            <w:sz w:val="24"/>
            <w:szCs w:val="24"/>
            <w:rtl w:val="0"/>
          </w:rPr>
          <w:t xml:space="preserve">#salu</w:t>
        </w:r>
      </w:hyperlink>
      <w:r w:rsidDel="00000000" w:rsidR="00000000" w:rsidRPr="00000000">
        <w:rPr>
          <w:color w:val="1155cc"/>
          <w:rtl w:val="0"/>
        </w:rPr>
        <w:t xml:space="preserve">d</w:t>
      </w:r>
      <w:r w:rsidDel="00000000" w:rsidR="00000000" w:rsidRPr="00000000">
        <w:rPr>
          <w:rtl w:val="0"/>
        </w:rPr>
        <w:t xml:space="preserve"> </w:t>
      </w:r>
      <w:hyperlink r:id="rId343">
        <w:r w:rsidDel="00000000" w:rsidR="00000000" w:rsidRPr="00000000">
          <w:rPr>
            <w:color w:val="1155cc"/>
            <w:sz w:val="24"/>
            <w:szCs w:val="24"/>
            <w:rtl w:val="0"/>
          </w:rPr>
          <w:t xml:space="preserve">#Residente</w:t>
        </w:r>
      </w:hyperlink>
      <w:hyperlink r:id="rId344">
        <w:r w:rsidDel="00000000" w:rsidR="00000000" w:rsidRPr="00000000">
          <w:rPr>
            <w:sz w:val="24"/>
            <w:szCs w:val="24"/>
            <w:rtl w:val="0"/>
          </w:rPr>
          <w:t xml:space="preserve"> </w:t>
        </w:r>
      </w:hyperlink>
      <w:hyperlink r:id="rId345">
        <w:r w:rsidDel="00000000" w:rsidR="00000000" w:rsidRPr="00000000">
          <w:rPr>
            <w:color w:val="1155cc"/>
            <w:sz w:val="24"/>
            <w:szCs w:val="24"/>
            <w:rtl w:val="0"/>
          </w:rPr>
          <w:t xml:space="preserve">#nefrologia</w:t>
        </w:r>
      </w:hyperlink>
      <w:hyperlink r:id="rId346">
        <w:r w:rsidDel="00000000" w:rsidR="00000000" w:rsidRPr="00000000">
          <w:rPr>
            <w:sz w:val="24"/>
            <w:szCs w:val="24"/>
            <w:rtl w:val="0"/>
          </w:rPr>
          <w:t xml:space="preserve"> </w:t>
        </w:r>
      </w:hyperlink>
      <w:hyperlink r:id="rId347">
        <w:r w:rsidDel="00000000" w:rsidR="00000000" w:rsidRPr="00000000">
          <w:rPr>
            <w:color w:val="1155cc"/>
            <w:sz w:val="24"/>
            <w:szCs w:val="24"/>
            <w:rtl w:val="0"/>
          </w:rPr>
          <w:t xml:space="preserve">#otorrinolaringologia</w:t>
        </w:r>
      </w:hyperlink>
      <w:hyperlink r:id="rId348">
        <w:r w:rsidDel="00000000" w:rsidR="00000000" w:rsidRPr="00000000">
          <w:rPr>
            <w:sz w:val="24"/>
            <w:szCs w:val="24"/>
            <w:rtl w:val="0"/>
          </w:rPr>
          <w:t xml:space="preserve"> </w:t>
        </w:r>
      </w:hyperlink>
      <w:hyperlink r:id="rId349">
        <w:r w:rsidDel="00000000" w:rsidR="00000000" w:rsidRPr="00000000">
          <w:rPr>
            <w:color w:val="1155cc"/>
            <w:sz w:val="24"/>
            <w:szCs w:val="24"/>
            <w:rtl w:val="0"/>
          </w:rPr>
          <w:t xml:space="preserve">#neurologia</w:t>
        </w:r>
      </w:hyperlink>
      <w:hyperlink r:id="rId350">
        <w:r w:rsidDel="00000000" w:rsidR="00000000" w:rsidRPr="00000000">
          <w:rPr>
            <w:sz w:val="24"/>
            <w:szCs w:val="24"/>
            <w:rtl w:val="0"/>
          </w:rPr>
          <w:t xml:space="preserve"> </w:t>
        </w:r>
      </w:hyperlink>
      <w:hyperlink r:id="rId351">
        <w:r w:rsidDel="00000000" w:rsidR="00000000" w:rsidRPr="00000000">
          <w:rPr>
            <w:color w:val="1155cc"/>
            <w:sz w:val="24"/>
            <w:szCs w:val="24"/>
            <w:rtl w:val="0"/>
          </w:rPr>
          <w:t xml:space="preserve">#endocrinologia</w:t>
        </w:r>
      </w:hyperlink>
      <w:hyperlink r:id="rId352">
        <w:r w:rsidDel="00000000" w:rsidR="00000000" w:rsidRPr="00000000">
          <w:rPr>
            <w:sz w:val="24"/>
            <w:szCs w:val="24"/>
            <w:rtl w:val="0"/>
          </w:rPr>
          <w:t xml:space="preserve"> </w:t>
        </w:r>
      </w:hyperlink>
      <w:hyperlink r:id="rId353">
        <w:r w:rsidDel="00000000" w:rsidR="00000000" w:rsidRPr="00000000">
          <w:rPr>
            <w:color w:val="1155cc"/>
            <w:sz w:val="24"/>
            <w:szCs w:val="24"/>
            <w:rtl w:val="0"/>
          </w:rPr>
          <w:t xml:space="preserve">#infectología</w:t>
        </w:r>
      </w:hyperlink>
      <w:hyperlink r:id="rId354">
        <w:r w:rsidDel="00000000" w:rsidR="00000000" w:rsidRPr="00000000">
          <w:rPr>
            <w:sz w:val="24"/>
            <w:szCs w:val="24"/>
            <w:rtl w:val="0"/>
          </w:rPr>
          <w:t xml:space="preserve"> </w:t>
        </w:r>
      </w:hyperlink>
      <w:hyperlink r:id="rId355">
        <w:r w:rsidDel="00000000" w:rsidR="00000000" w:rsidRPr="00000000">
          <w:rPr>
            <w:color w:val="1155cc"/>
            <w:sz w:val="24"/>
            <w:szCs w:val="24"/>
            <w:rtl w:val="0"/>
          </w:rPr>
          <w:t xml:space="preserve">#Endocrinología</w:t>
        </w:r>
      </w:hyperlink>
      <w:hyperlink r:id="rId356">
        <w:r w:rsidDel="00000000" w:rsidR="00000000" w:rsidRPr="00000000">
          <w:rPr>
            <w:sz w:val="24"/>
            <w:szCs w:val="24"/>
            <w:rtl w:val="0"/>
          </w:rPr>
          <w:t xml:space="preserve"> </w:t>
        </w:r>
      </w:hyperlink>
      <w:hyperlink r:id="rId357">
        <w:r w:rsidDel="00000000" w:rsidR="00000000" w:rsidRPr="00000000">
          <w:rPr>
            <w:color w:val="1155cc"/>
            <w:sz w:val="24"/>
            <w:szCs w:val="24"/>
            <w:rtl w:val="0"/>
          </w:rPr>
          <w:t xml:space="preserve">#nefrología</w:t>
        </w:r>
      </w:hyperlink>
      <w:r w:rsidDel="00000000" w:rsidR="00000000" w:rsidRPr="00000000">
        <w:rPr>
          <w:color w:val="1155cc"/>
          <w:sz w:val="24"/>
          <w:szCs w:val="24"/>
          <w:rtl w:val="0"/>
        </w:rPr>
        <w:t xml:space="preserv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98">
      <w:pPr>
        <w:ind w:left="0" w:firstLine="0"/>
        <w:jc w:val="both"/>
        <w:rPr>
          <w:sz w:val="24"/>
          <w:szCs w:val="24"/>
        </w:rPr>
      </w:pPr>
      <w:r w:rsidDel="00000000" w:rsidR="00000000" w:rsidRPr="00000000">
        <w:rPr>
          <w:rtl w:val="0"/>
        </w:rPr>
      </w:r>
    </w:p>
    <w:p w:rsidR="00000000" w:rsidDel="00000000" w:rsidP="00000000" w:rsidRDefault="00000000" w:rsidRPr="00000000" w14:paraId="00000199">
      <w:pPr>
        <w:ind w:left="0" w:firstLine="0"/>
        <w:jc w:val="both"/>
        <w:rPr>
          <w:sz w:val="24"/>
          <w:szCs w:val="24"/>
        </w:rPr>
      </w:pPr>
      <w:r w:rsidDel="00000000" w:rsidR="00000000" w:rsidRPr="00000000">
        <w:rPr>
          <w:rtl w:val="0"/>
        </w:rPr>
      </w:r>
    </w:p>
    <w:p w:rsidR="00000000" w:rsidDel="00000000" w:rsidP="00000000" w:rsidRDefault="00000000" w:rsidRPr="00000000" w14:paraId="0000019A">
      <w:pPr>
        <w:ind w:left="0" w:firstLine="0"/>
        <w:jc w:val="both"/>
        <w:rPr>
          <w:sz w:val="24"/>
          <w:szCs w:val="24"/>
        </w:rPr>
      </w:pPr>
      <w:r w:rsidDel="00000000" w:rsidR="00000000" w:rsidRPr="00000000">
        <w:rPr>
          <w:rtl w:val="0"/>
        </w:rPr>
      </w:r>
    </w:p>
    <w:p w:rsidR="00000000" w:rsidDel="00000000" w:rsidP="00000000" w:rsidRDefault="00000000" w:rsidRPr="00000000" w14:paraId="0000019B">
      <w:pPr>
        <w:pStyle w:val="Heading1"/>
        <w:jc w:val="both"/>
        <w:rPr>
          <w:sz w:val="52"/>
          <w:szCs w:val="52"/>
        </w:rPr>
      </w:pPr>
      <w:bookmarkStart w:colFirst="0" w:colLast="0" w:name="_55anrdyu0b50" w:id="16"/>
      <w:bookmarkEnd w:id="16"/>
      <w:r w:rsidDel="00000000" w:rsidR="00000000" w:rsidRPr="00000000">
        <w:rPr>
          <w:sz w:val="52"/>
          <w:szCs w:val="52"/>
          <w:rtl w:val="0"/>
        </w:rPr>
        <w:t xml:space="preserve">CAD Pregunta de Medicina interna que nunca falta en un exámen de residencia </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Un paciente con crisis diabética y nos piden identificar si es cetoacidosis o estado hiperglicemico hiperosmolar:</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En una pregunta de exámen solo necesitas saber el paciente clásico y los criterios diagnósticos de cada enfermedad.</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Y  si estás preparándote para tu examen de residencia, asegurate de seguirnos para que no falles ninguna pregunta</w:t>
      </w:r>
    </w:p>
    <w:p w:rsidR="00000000" w:rsidDel="00000000" w:rsidP="00000000" w:rsidRDefault="00000000" w:rsidRPr="00000000" w14:paraId="000001A2">
      <w:pPr>
        <w:jc w:val="both"/>
        <w:rPr>
          <w:sz w:val="24"/>
          <w:szCs w:val="24"/>
        </w:rPr>
      </w:pPr>
      <w:r w:rsidDel="00000000" w:rsidR="00000000" w:rsidRPr="00000000">
        <w:rPr>
          <w:rtl w:val="0"/>
        </w:rPr>
      </w:r>
    </w:p>
    <w:p w:rsidR="00000000" w:rsidDel="00000000" w:rsidP="00000000" w:rsidRDefault="00000000" w:rsidRPr="00000000" w14:paraId="000001A3">
      <w:pPr>
        <w:jc w:val="both"/>
        <w:rPr>
          <w:sz w:val="24"/>
          <w:szCs w:val="24"/>
        </w:rPr>
      </w:pPr>
      <w:r w:rsidDel="00000000" w:rsidR="00000000" w:rsidRPr="00000000">
        <w:rPr>
          <w:sz w:val="24"/>
          <w:szCs w:val="24"/>
          <w:rtl w:val="0"/>
        </w:rPr>
        <w:t xml:space="preserve">Primero pensemos en los antecedentes</w:t>
      </w:r>
    </w:p>
    <w:p w:rsidR="00000000" w:rsidDel="00000000" w:rsidP="00000000" w:rsidRDefault="00000000" w:rsidRPr="00000000" w14:paraId="000001A4">
      <w:pPr>
        <w:jc w:val="both"/>
        <w:rPr>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Si te hablan de un paciente Joven, sin historia previa de diabetes mellitus que se encontraba haciendo ejercicio y presenta alteración del estado de consciencia piensa en cetoacidosis diabética ya que está es una de las formas de presentación de la diabetes mellitus tipo 1.</w:t>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sz w:val="24"/>
          <w:szCs w:val="24"/>
          <w:rtl w:val="0"/>
        </w:rPr>
        <w:t xml:space="preserve">Para sus criterios diagnósticos recuerda Cetoacidosis diabética CAD</w:t>
      </w:r>
    </w:p>
    <w:p w:rsidR="00000000" w:rsidDel="00000000" w:rsidP="00000000" w:rsidRDefault="00000000" w:rsidRPr="00000000" w14:paraId="000001A8">
      <w:pPr>
        <w:jc w:val="both"/>
        <w:rPr/>
      </w:pPr>
      <w:r w:rsidDel="00000000" w:rsidR="00000000" w:rsidRPr="00000000">
        <w:rPr>
          <w:rtl w:val="0"/>
        </w:rPr>
        <w:t xml:space="preserve">C de cetosis dado por una concentración de beta hidroxibutirato mayor o igual a 3mmol/l o 2 cruces de cetonas en la tirilla del parcial de orina</w:t>
      </w:r>
    </w:p>
    <w:p w:rsidR="00000000" w:rsidDel="00000000" w:rsidP="00000000" w:rsidRDefault="00000000" w:rsidRPr="00000000" w14:paraId="000001A9">
      <w:pPr>
        <w:jc w:val="both"/>
        <w:rPr/>
      </w:pPr>
      <w:r w:rsidDel="00000000" w:rsidR="00000000" w:rsidRPr="00000000">
        <w:rPr>
          <w:rtl w:val="0"/>
        </w:rPr>
        <w:t xml:space="preserve">luego A de acidosis dado por un PH en sangre menor a 7.3 o una concentración de bicarbonato sérico menor a 18 mmol/l</w:t>
      </w:r>
    </w:p>
    <w:p w:rsidR="00000000" w:rsidDel="00000000" w:rsidP="00000000" w:rsidRDefault="00000000" w:rsidRPr="00000000" w14:paraId="000001AA">
      <w:pPr>
        <w:jc w:val="both"/>
        <w:rPr/>
      </w:pPr>
      <w:r w:rsidDel="00000000" w:rsidR="00000000" w:rsidRPr="00000000">
        <w:rPr>
          <w:rtl w:val="0"/>
        </w:rPr>
        <w:t xml:space="preserve">Y la D para diabetes caracterizada por una glucosa mayor o igual a 200 mg/dl o historia previa de diabetes</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Si en cambio te describen un paciente adulto mayor con antecedente de diabetes mellitus de larga data quien ingresa al hospital con un cuadro infeccioso o que desarrolla una alteración del estado de consciencia porque dejó de utilizar insulina o antidiabéticos orales piensa en estado hiperglicemico hiperosmolar que es más común en pacientes con diabetes mellitus tipo 2.</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Para sus criterios diagnósticos recuerda las doble H</w:t>
      </w:r>
    </w:p>
    <w:p w:rsidR="00000000" w:rsidDel="00000000" w:rsidP="00000000" w:rsidRDefault="00000000" w:rsidRPr="00000000" w14:paraId="000001AF">
      <w:pPr>
        <w:jc w:val="both"/>
        <w:rPr/>
      </w:pPr>
      <w:r w:rsidDel="00000000" w:rsidR="00000000" w:rsidRPr="00000000">
        <w:rPr>
          <w:rtl w:val="0"/>
        </w:rPr>
        <w:t xml:space="preserve">H de hiperglucemia que en este caso debe ser mayor o igual a 600 mg/dl</w:t>
      </w:r>
    </w:p>
    <w:p w:rsidR="00000000" w:rsidDel="00000000" w:rsidP="00000000" w:rsidRDefault="00000000" w:rsidRPr="00000000" w14:paraId="000001B0">
      <w:pPr>
        <w:jc w:val="both"/>
        <w:rPr/>
      </w:pPr>
      <w:r w:rsidDel="00000000" w:rsidR="00000000" w:rsidRPr="00000000">
        <w:rPr>
          <w:rtl w:val="0"/>
        </w:rPr>
        <w:t xml:space="preserve">H de hiperosmolaridad calculado como una osmolaridad sérica efectiva mayor a 300 o total mayor a 320</w:t>
      </w:r>
    </w:p>
    <w:p w:rsidR="00000000" w:rsidDel="00000000" w:rsidP="00000000" w:rsidRDefault="00000000" w:rsidRPr="00000000" w14:paraId="000001B1">
      <w:pPr>
        <w:jc w:val="both"/>
        <w:rPr/>
      </w:pPr>
      <w:r w:rsidDel="00000000" w:rsidR="00000000" w:rsidRPr="00000000">
        <w:rPr>
          <w:rtl w:val="0"/>
        </w:rPr>
        <w:t xml:space="preserve">Ambas en ausencia de los criterios de CETONEMIA y ACIDOSIS mencionados en CAD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En la descripción tienes los criterios diagnósticos completos y una pregunta para que se la mandes a ese amigo que no sabe nada de diabetes </w:t>
      </w:r>
      <w:ins w:author="Pedro Vergara" w:id="1" w:date="2024-09-04T22:06:36Z">
        <w:r w:rsidDel="00000000" w:rsidR="00000000" w:rsidRPr="00000000">
          <w:rPr>
            <w:sz w:val="24"/>
            <w:szCs w:val="24"/>
            <w:rtl w:val="0"/>
          </w:rPr>
          <w:t xml:space="preserve">Y </w:t>
        </w:r>
      </w:ins>
      <w:del w:author="Pedro Vergara" w:id="1" w:date="2024-09-04T22:06:36Z">
        <w:r w:rsidDel="00000000" w:rsidR="00000000" w:rsidRPr="00000000">
          <w:rPr>
            <w:sz w:val="24"/>
            <w:szCs w:val="24"/>
            <w:rtl w:val="0"/>
          </w:rPr>
          <w:delText xml:space="preserve">para que</w:delText>
        </w:r>
      </w:del>
      <w:r w:rsidDel="00000000" w:rsidR="00000000" w:rsidRPr="00000000">
        <w:rPr>
          <w:sz w:val="24"/>
          <w:szCs w:val="24"/>
          <w:rtl w:val="0"/>
        </w:rPr>
        <w:t xml:space="preserve"> salven una pregunta de examen gracias a paretomed.</w:t>
      </w:r>
    </w:p>
    <w:p w:rsidR="00000000" w:rsidDel="00000000" w:rsidP="00000000" w:rsidRDefault="00000000" w:rsidRPr="00000000" w14:paraId="000001B5">
      <w:pPr>
        <w:jc w:val="both"/>
        <w:rPr>
          <w:sz w:val="24"/>
          <w:szCs w:val="24"/>
        </w:rPr>
      </w:pPr>
      <w:r w:rsidDel="00000000" w:rsidR="00000000" w:rsidRPr="00000000">
        <w:rPr>
          <w:rtl w:val="0"/>
        </w:rPr>
      </w:r>
    </w:p>
    <w:p w:rsidR="00000000" w:rsidDel="00000000" w:rsidP="00000000" w:rsidRDefault="00000000" w:rsidRPr="00000000" w14:paraId="000001B6">
      <w:pPr>
        <w:jc w:val="both"/>
        <w:rPr>
          <w:sz w:val="24"/>
          <w:szCs w:val="24"/>
        </w:rPr>
      </w:pPr>
      <w:r w:rsidDel="00000000" w:rsidR="00000000" w:rsidRPr="00000000">
        <w:rPr>
          <w:b w:val="1"/>
          <w:bCs w:val="1"/>
          <w:i w:val="1"/>
          <w:iCs w:val="1"/>
          <w:color w:val="38761d"/>
          <w:sz w:val="28"/>
          <w:szCs w:val="28"/>
          <w:u w:val="single"/>
          <w:rtl w:val="0"/>
        </w:rPr>
        <w:t xml:space="preserve">Corrección sugerida por Oscar:</w:t>
      </w:r>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r w:rsidDel="00000000" w:rsidR="00000000" w:rsidRPr="00000000">
        <w:rPr>
          <w:sz w:val="24"/>
          <w:szCs w:val="24"/>
          <w:rtl w:val="0"/>
        </w:rPr>
        <w:t xml:space="preserve">Un paciente con descompensación de diabetes y nos piden diferenciar entre cetoacidosis o estado hiperosmolar.</w:t>
      </w:r>
    </w:p>
    <w:p w:rsidR="00000000" w:rsidDel="00000000" w:rsidP="00000000" w:rsidRDefault="00000000" w:rsidRPr="00000000" w14:paraId="000001B9">
      <w:pPr>
        <w:jc w:val="both"/>
        <w:rPr>
          <w:sz w:val="24"/>
          <w:szCs w:val="24"/>
        </w:rPr>
      </w:pPr>
      <w:r w:rsidDel="00000000" w:rsidR="00000000" w:rsidRPr="00000000">
        <w:rPr>
          <w:rtl w:val="0"/>
        </w:rPr>
      </w:r>
    </w:p>
    <w:p w:rsidR="00000000" w:rsidDel="00000000" w:rsidP="00000000" w:rsidRDefault="00000000" w:rsidRPr="00000000" w14:paraId="000001BA">
      <w:pPr>
        <w:jc w:val="both"/>
        <w:rPr>
          <w:sz w:val="24"/>
          <w:szCs w:val="24"/>
        </w:rPr>
      </w:pPr>
      <w:r w:rsidDel="00000000" w:rsidR="00000000" w:rsidRPr="00000000">
        <w:rPr>
          <w:sz w:val="24"/>
          <w:szCs w:val="24"/>
          <w:rtl w:val="0"/>
        </w:rPr>
        <w:t xml:space="preserve">Para recordarlo, recuerda las siglas de la cetoacidosis diabética: CAD. En donde C hace referencia a la Cetosis dada por la producción de cuerpos Cetónicos; A por Acidosis metabólica dada por un pH menor de 7.30 con un bicarbonato menor de 18 mEq/L y D para Diabetes, en donde tendremos hiperglicemia mayor de 250 mg/dl y es más frecuente en jóvenes diabéticos tipo 1.</w:t>
      </w:r>
    </w:p>
    <w:p w:rsidR="00000000" w:rsidDel="00000000" w:rsidP="00000000" w:rsidRDefault="00000000" w:rsidRPr="00000000" w14:paraId="000001B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C">
      <w:pPr>
        <w:jc w:val="both"/>
        <w:rPr>
          <w:sz w:val="24"/>
          <w:szCs w:val="24"/>
        </w:rPr>
      </w:pPr>
      <w:r w:rsidDel="00000000" w:rsidR="00000000" w:rsidRPr="00000000">
        <w:rPr>
          <w:sz w:val="24"/>
          <w:szCs w:val="24"/>
          <w:rtl w:val="0"/>
        </w:rPr>
        <w:t xml:space="preserve">En cambio, para estado hiperosmolar, recuerda las siglas: HH que nos hablan de Hiperglicemia, usualmente mayor de 600 mg/dl e Hiperosmolaridad mayor de 320 mOsm/L. Recuerda que esta complicación suele acompañarse de alteración en el estado de consciencia y es más frecuente en pacientes mayores con diabetes tipo 2.</w:t>
      </w:r>
    </w:p>
    <w:p w:rsidR="00000000" w:rsidDel="00000000" w:rsidP="00000000" w:rsidRDefault="00000000" w:rsidRPr="00000000" w14:paraId="000001BD">
      <w:pPr>
        <w:jc w:val="both"/>
        <w:rPr>
          <w:sz w:val="24"/>
          <w:szCs w:val="24"/>
        </w:rPr>
      </w:pPr>
      <w:r w:rsidDel="00000000" w:rsidR="00000000" w:rsidRPr="00000000">
        <w:rPr>
          <w:rtl w:val="0"/>
        </w:rPr>
      </w:r>
    </w:p>
    <w:p w:rsidR="00000000" w:rsidDel="00000000" w:rsidP="00000000" w:rsidRDefault="00000000" w:rsidRPr="00000000" w14:paraId="000001BE">
      <w:pPr>
        <w:jc w:val="both"/>
        <w:rPr>
          <w:sz w:val="24"/>
          <w:szCs w:val="24"/>
        </w:rPr>
      </w:pPr>
      <w:r w:rsidDel="00000000" w:rsidR="00000000" w:rsidRPr="00000000">
        <w:rPr>
          <w:sz w:val="24"/>
          <w:szCs w:val="24"/>
          <w:rtl w:val="0"/>
        </w:rPr>
        <w:t xml:space="preserve">Como bonus, ten presente la posibilidad del estado hiperosmolar cetósico que es una combinación de ambas entidades.</w:t>
      </w:r>
    </w:p>
    <w:p w:rsidR="00000000" w:rsidDel="00000000" w:rsidP="00000000" w:rsidRDefault="00000000" w:rsidRPr="00000000" w14:paraId="000001BF">
      <w:pPr>
        <w:jc w:val="both"/>
        <w:rPr>
          <w:sz w:val="24"/>
          <w:szCs w:val="24"/>
        </w:rPr>
      </w:pPr>
      <w:r w:rsidDel="00000000" w:rsidR="00000000" w:rsidRPr="00000000">
        <w:rPr>
          <w:rtl w:val="0"/>
        </w:rPr>
      </w:r>
    </w:p>
    <w:p w:rsidR="00000000" w:rsidDel="00000000" w:rsidP="00000000" w:rsidRDefault="00000000" w:rsidRPr="00000000" w14:paraId="000001C0">
      <w:pPr>
        <w:jc w:val="both"/>
        <w:rPr>
          <w:sz w:val="24"/>
          <w:szCs w:val="24"/>
        </w:rPr>
      </w:pPr>
      <w:r w:rsidDel="00000000" w:rsidR="00000000" w:rsidRPr="00000000">
        <w:rPr>
          <w:rtl w:val="0"/>
        </w:rPr>
      </w:r>
    </w:p>
    <w:p w:rsidR="00000000" w:rsidDel="00000000" w:rsidP="00000000" w:rsidRDefault="00000000" w:rsidRPr="00000000" w14:paraId="000001C1">
      <w:pPr>
        <w:pStyle w:val="Heading1"/>
        <w:jc w:val="both"/>
        <w:rPr/>
      </w:pPr>
      <w:bookmarkStart w:colFirst="0" w:colLast="0" w:name="_4xw3kx88b5wq" w:id="17"/>
      <w:bookmarkEnd w:id="17"/>
      <w:r w:rsidDel="00000000" w:rsidR="00000000" w:rsidRPr="00000000">
        <w:rPr>
          <w:rtl w:val="0"/>
        </w:rPr>
      </w:r>
    </w:p>
    <w:p w:rsidR="00000000" w:rsidDel="00000000" w:rsidP="00000000" w:rsidRDefault="00000000" w:rsidRPr="00000000" w14:paraId="000001C2">
      <w:pPr>
        <w:pStyle w:val="Heading1"/>
        <w:jc w:val="both"/>
        <w:rPr/>
      </w:pPr>
      <w:bookmarkStart w:colFirst="0" w:colLast="0" w:name="_lltogcutpkoy" w:id="18"/>
      <w:bookmarkEnd w:id="18"/>
      <w:r w:rsidDel="00000000" w:rsidR="00000000" w:rsidRPr="00000000">
        <w:rPr>
          <w:rtl w:val="0"/>
        </w:rPr>
        <w:t xml:space="preserve">COMERCIAL 8</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CURSOS para EXÁMENES DE RESIDENCIA NO SIRVEN.</w:t>
      </w:r>
    </w:p>
    <w:p w:rsidR="00000000" w:rsidDel="00000000" w:rsidP="00000000" w:rsidRDefault="00000000" w:rsidRPr="00000000" w14:paraId="000001C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eso es porque se enfocan en llenarte de una cantidad de material absurdo que ni siquiera preguntan en los exámenes, con el fin de que creas que vale la pena pagarlos, pero TÚ NO NECESITAS aprenderte toda la medicina porque YA NO ESTÁS EN EL PREGRADO, sino que eres un médico con poco tiempo para estudiar, por lo que tienes que ser EFICIENTE en tu estudio; es decir, necesitas enfocarte en aprender lo QUE SIEMPRE PREGUNTAN en los exámenes, pero sobre todo, NECESITAS QUE TE MOTIVEN y ACOMPAÑAN durante tu proceso. ESO ES LO QUE HACEMOS AQUÍ EN EL PROGRAMA PARETOMED: no te sobrecargamos de información sino que diseñamos nuestro material con LO QUE NECESITAS saber para QUE EN 90 días estés listo para tu examen de residencia. </w:t>
      </w:r>
    </w:p>
    <w:p w:rsidR="00000000" w:rsidDel="00000000" w:rsidP="00000000" w:rsidRDefault="00000000" w:rsidRPr="00000000" w14:paraId="000001C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prepararte desde hoy escribe AGENDA en los comentarios y nos contactaremos contigo.</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jc w:val="both"/>
        <w:rPr>
          <w:b w:val="1"/>
          <w:bCs w:val="1"/>
          <w:sz w:val="32"/>
          <w:szCs w:val="32"/>
        </w:rPr>
      </w:pPr>
      <w:bookmarkStart w:colFirst="0" w:colLast="0" w:name="_im0nrysc3zeg" w:id="19"/>
      <w:bookmarkEnd w:id="19"/>
      <w:r w:rsidDel="00000000" w:rsidR="00000000" w:rsidRPr="00000000">
        <w:rPr>
          <w:b w:val="1"/>
          <w:bCs w:val="1"/>
          <w:sz w:val="32"/>
          <w:szCs w:val="32"/>
          <w:rtl w:val="0"/>
        </w:rPr>
        <w:t xml:space="preserve">Motoneurona superior versus inferior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neurología que nunca falta en un examen de residencias: como diferenciar las lesiones de motoneurona superior y motoneurona inferior. </w:t>
      </w:r>
    </w:p>
    <w:p w:rsidR="00000000" w:rsidDel="00000000" w:rsidP="00000000" w:rsidRDefault="00000000" w:rsidRPr="00000000" w14:paraId="000001C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F">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Y </w:t>
      </w:r>
      <w:r w:rsidDel="00000000" w:rsidR="00000000" w:rsidRPr="00000000">
        <w:rPr>
          <w:rFonts w:ascii="Verdana" w:cs="Verdana" w:eastAsia="Verdana" w:hAnsi="Verdana"/>
          <w:sz w:val="24"/>
          <w:szCs w:val="24"/>
          <w:highlight w:val="yellow"/>
          <w:rtl w:val="0"/>
        </w:rPr>
        <w:t xml:space="preserve">si estás preparándote para tu examen de residencia, asegúrate de seguirnos para que no falles ninguna pregunta.</w:t>
      </w:r>
      <w:r w:rsidDel="00000000" w:rsidR="00000000" w:rsidRPr="00000000">
        <w:rPr>
          <w:rtl w:val="0"/>
        </w:rPr>
      </w:r>
    </w:p>
    <w:p w:rsidR="00000000" w:rsidDel="00000000" w:rsidP="00000000" w:rsidRDefault="00000000" w:rsidRPr="00000000" w14:paraId="000001D0">
      <w:pPr>
        <w:jc w:val="both"/>
        <w:rPr>
          <w:rFonts w:ascii="Verdana" w:cs="Verdana" w:eastAsia="Verdana" w:hAnsi="Verdana"/>
          <w:sz w:val="24"/>
          <w:szCs w:val="24"/>
          <w:highlight w:val="yellow"/>
        </w:rPr>
      </w:pPr>
      <w:r w:rsidDel="00000000" w:rsidR="00000000" w:rsidRPr="00000000">
        <w:rPr>
          <w:rtl w:val="0"/>
        </w:rPr>
      </w:r>
    </w:p>
    <w:p w:rsidR="00000000" w:rsidDel="00000000" w:rsidP="00000000" w:rsidRDefault="00000000" w:rsidRPr="00000000" w14:paraId="000001D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entenderlo, primero debemos recordar lo básico: la motoneurona superior es aquella que va desde la corteza motora primaria y que desciende por la médula espinal hasta el cuerno ventral en donde hace relevo con la motoneurona inferior. Así, todo lo que está antes del cuerno ventral es motoneurona superior y todo lo que está después es motoneurona inferior.</w:t>
      </w:r>
    </w:p>
    <w:p w:rsidR="00000000" w:rsidDel="00000000" w:rsidP="00000000" w:rsidRDefault="00000000" w:rsidRPr="00000000" w14:paraId="000001D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Entonces, para recordar las características asociadas a cada lesión, sólo ten presente lo siguiente: “si es superior, todo estará MAYOR y hacia ARRIBA, y si es inferior todo estará MENOR y hacia ABAJO”. </w:t>
      </w:r>
    </w:p>
    <w:p w:rsidR="00000000" w:rsidDel="00000000" w:rsidP="00000000" w:rsidRDefault="00000000" w:rsidRPr="00000000" w14:paraId="000001D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 decir, cuando la lesión es de motoneurona superior habrá MAYOR contracción muscular, es decir, espasticidad; MAYOR tono, o sea, hipertonicidad; MAYORES reflejos, o hiperreflexia y Babinski positivo, es decir, los dedos apuntan hacia ARRIBA.</w:t>
      </w:r>
    </w:p>
    <w:p w:rsidR="00000000" w:rsidDel="00000000" w:rsidP="00000000" w:rsidRDefault="00000000" w:rsidRPr="00000000" w14:paraId="000001D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cambio, cuando es motoneurona inferior habrá MENOR contracción muscular, es decir, flacidez; MENOR tono, o sea, hipotonicidad, MENORES reflejos, o hiporreflexia y el Babinski será negativo, </w:t>
      </w:r>
      <w:r w:rsidDel="00000000" w:rsidR="00000000" w:rsidRPr="00000000">
        <w:rPr>
          <w:rFonts w:ascii="Verdana" w:cs="Verdana" w:eastAsia="Verdana" w:hAnsi="Verdana"/>
          <w:sz w:val="24"/>
          <w:szCs w:val="24"/>
          <w:rtl w:val="0"/>
        </w:rPr>
        <w:t xml:space="preserve">así</w:t>
      </w:r>
      <w:r w:rsidDel="00000000" w:rsidR="00000000" w:rsidRPr="00000000">
        <w:rPr>
          <w:rFonts w:ascii="Verdana" w:cs="Verdana" w:eastAsia="Verdana" w:hAnsi="Verdana"/>
          <w:sz w:val="24"/>
          <w:szCs w:val="24"/>
          <w:rtl w:val="0"/>
        </w:rPr>
        <w:t xml:space="preserve"> que los dedos apuntan hacia ABAJO. </w:t>
      </w:r>
    </w:p>
    <w:p w:rsidR="00000000" w:rsidDel="00000000" w:rsidP="00000000" w:rsidRDefault="00000000" w:rsidRPr="00000000" w14:paraId="000001D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recuerda que en ambos hay atrofia, la diferencia es que en la motoneurona inferior </w:t>
      </w:r>
      <w:r w:rsidDel="00000000" w:rsidR="00000000" w:rsidRPr="00000000">
        <w:rPr>
          <w:rFonts w:ascii="Verdana" w:cs="Verdana" w:eastAsia="Verdana" w:hAnsi="Verdana"/>
          <w:sz w:val="24"/>
          <w:szCs w:val="24"/>
          <w:rtl w:val="0"/>
        </w:rPr>
        <w:t xml:space="preserve">esta</w:t>
      </w:r>
      <w:r w:rsidDel="00000000" w:rsidR="00000000" w:rsidRPr="00000000">
        <w:rPr>
          <w:rFonts w:ascii="Verdana" w:cs="Verdana" w:eastAsia="Verdana" w:hAnsi="Verdana"/>
          <w:sz w:val="24"/>
          <w:szCs w:val="24"/>
          <w:rtl w:val="0"/>
        </w:rPr>
        <w:t xml:space="preserve"> es por denervación, mientras que en la superior ocurre por desuso. </w:t>
      </w:r>
    </w:p>
    <w:p w:rsidR="00000000" w:rsidDel="00000000" w:rsidP="00000000" w:rsidRDefault="00000000" w:rsidRPr="00000000" w14:paraId="000001D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estudiar para pasar a tu especialidad de esta forma práctica, escribe PARETO en los comentarios y te explicaremos cómo en tan sólo 90 días puedes estar listo para pasar tus exámenes de residencia. </w:t>
      </w:r>
    </w:p>
    <w:p w:rsidR="00000000" w:rsidDel="00000000" w:rsidP="00000000" w:rsidRDefault="00000000" w:rsidRPr="00000000" w14:paraId="000001D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E">
      <w:pPr>
        <w:jc w:val="both"/>
        <w:rPr>
          <w:rFonts w:ascii="Verdana" w:cs="Verdana" w:eastAsia="Verdana" w:hAnsi="Verdana"/>
          <w:b w:val="1"/>
          <w:bCs w:val="1"/>
          <w:i w:val="1"/>
          <w:iCs w:val="1"/>
          <w:color w:val="38761d"/>
          <w:sz w:val="28"/>
          <w:szCs w:val="28"/>
        </w:rPr>
      </w:pPr>
      <w:r w:rsidDel="00000000" w:rsidR="00000000" w:rsidRPr="00000000">
        <w:rPr>
          <w:rFonts w:ascii="Verdana" w:cs="Verdana" w:eastAsia="Verdana" w:hAnsi="Verdana"/>
          <w:b w:val="1"/>
          <w:bCs w:val="1"/>
          <w:i w:val="1"/>
          <w:iCs w:val="1"/>
          <w:color w:val="38761d"/>
          <w:sz w:val="28"/>
          <w:szCs w:val="28"/>
          <w:rtl w:val="0"/>
        </w:rPr>
        <w:t xml:space="preserve">Recuerda lo que hablamos en la reunión: 1 canal, 1 llamado a la acción y el llamado a la acción es el de los 90 días. </w:t>
      </w:r>
    </w:p>
    <w:p w:rsidR="00000000" w:rsidDel="00000000" w:rsidP="00000000" w:rsidRDefault="00000000" w:rsidRPr="00000000" w14:paraId="000001D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0">
      <w:pPr>
        <w:pStyle w:val="Heading1"/>
        <w:jc w:val="both"/>
        <w:rPr>
          <w:b w:val="1"/>
          <w:bCs w:val="1"/>
          <w:sz w:val="32"/>
          <w:szCs w:val="32"/>
        </w:rPr>
      </w:pPr>
      <w:bookmarkStart w:colFirst="0" w:colLast="0" w:name="_jwups5vau4m5" w:id="20"/>
      <w:bookmarkEnd w:id="20"/>
      <w:r w:rsidDel="00000000" w:rsidR="00000000" w:rsidRPr="00000000">
        <w:rPr>
          <w:b w:val="1"/>
          <w:bCs w:val="1"/>
          <w:sz w:val="32"/>
          <w:szCs w:val="32"/>
          <w:rtl w:val="0"/>
        </w:rPr>
        <w:t xml:space="preserve">Abordaje de la hiperkalemia</w:t>
      </w:r>
    </w:p>
    <w:p w:rsidR="00000000" w:rsidDel="00000000" w:rsidP="00000000" w:rsidRDefault="00000000" w:rsidRPr="00000000" w14:paraId="000001E1">
      <w:pPr>
        <w:rPr>
          <w:i w:val="1"/>
          <w:iCs w:val="1"/>
          <w:sz w:val="28"/>
          <w:szCs w:val="28"/>
        </w:rPr>
      </w:pPr>
      <w:r w:rsidDel="00000000" w:rsidR="00000000" w:rsidRPr="00000000">
        <w:rPr>
          <w:rtl w:val="0"/>
        </w:rPr>
      </w:r>
    </w:p>
    <w:p w:rsidR="00000000" w:rsidDel="00000000" w:rsidP="00000000" w:rsidRDefault="00000000" w:rsidRPr="00000000" w14:paraId="000001E2">
      <w:pPr>
        <w:rPr>
          <w:i w:val="1"/>
          <w:iCs w:val="1"/>
          <w:sz w:val="28"/>
          <w:szCs w:val="28"/>
        </w:rPr>
      </w:pPr>
      <w:commentRangeStart w:id="0"/>
      <w:r w:rsidDel="00000000" w:rsidR="00000000" w:rsidRPr="00000000">
        <w:rPr>
          <w:i w:val="1"/>
          <w:iCs w:val="1"/>
          <w:sz w:val="28"/>
          <w:szCs w:val="28"/>
          <w:rtl w:val="0"/>
        </w:rPr>
        <w:t xml:space="preserve">Este tiene la posibilidad de pegar porque sería el primero donde explicamos tratamiento de forma práctica (“lo primero que vas a hacer es ____, luego debes ____”).</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jc w:val="both"/>
        <w:rPr>
          <w:b w:val="1"/>
          <w:bCs w:val="1"/>
          <w:sz w:val="32"/>
          <w:szCs w:val="32"/>
        </w:rPr>
      </w:pPr>
      <w:bookmarkStart w:colFirst="0" w:colLast="0" w:name="_hhrbw7x1x8k0" w:id="21"/>
      <w:bookmarkEnd w:id="21"/>
      <w:r w:rsidDel="00000000" w:rsidR="00000000" w:rsidRPr="00000000">
        <w:rPr>
          <w:b w:val="1"/>
          <w:bCs w:val="1"/>
          <w:sz w:val="32"/>
          <w:szCs w:val="32"/>
          <w:rtl w:val="0"/>
        </w:rPr>
        <w:t xml:space="preserve">Abordaje de la disnea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i w:val="1"/>
          <w:iCs w:val="1"/>
          <w:sz w:val="28"/>
          <w:szCs w:val="28"/>
        </w:rPr>
      </w:pPr>
      <w:r w:rsidDel="00000000" w:rsidR="00000000" w:rsidRPr="00000000">
        <w:rPr>
          <w:i w:val="1"/>
          <w:iCs w:val="1"/>
          <w:sz w:val="28"/>
          <w:szCs w:val="28"/>
          <w:rtl w:val="0"/>
        </w:rPr>
        <w:t xml:space="preserve">Hacer uso de los frameworks</w:t>
      </w:r>
    </w:p>
    <w:p w:rsidR="00000000" w:rsidDel="00000000" w:rsidP="00000000" w:rsidRDefault="00000000" w:rsidRPr="00000000" w14:paraId="000001E7">
      <w:pPr>
        <w:pStyle w:val="Heading1"/>
        <w:jc w:val="both"/>
        <w:rPr>
          <w:b w:val="1"/>
          <w:bCs w:val="1"/>
          <w:sz w:val="32"/>
          <w:szCs w:val="32"/>
        </w:rPr>
      </w:pPr>
      <w:bookmarkStart w:colFirst="0" w:colLast="0" w:name="_6euqgdz2u2ac" w:id="22"/>
      <w:bookmarkEnd w:id="22"/>
      <w:r w:rsidDel="00000000" w:rsidR="00000000" w:rsidRPr="00000000">
        <w:rPr>
          <w:b w:val="1"/>
          <w:bCs w:val="1"/>
          <w:sz w:val="32"/>
          <w:szCs w:val="32"/>
          <w:rtl w:val="0"/>
        </w:rPr>
        <w:t xml:space="preserve"> </w:t>
      </w:r>
      <w:r w:rsidDel="00000000" w:rsidR="00000000" w:rsidRPr="00000000">
        <w:rPr>
          <w:b w:val="1"/>
          <w:bCs w:val="1"/>
          <w:sz w:val="32"/>
          <w:szCs w:val="32"/>
          <w:rtl w:val="0"/>
        </w:rPr>
        <w:t xml:space="preserve">Criterios de Light explicados fácilmente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i w:val="1"/>
          <w:iCs w:val="1"/>
          <w:sz w:val="28"/>
          <w:szCs w:val="28"/>
        </w:rPr>
      </w:pPr>
      <w:r w:rsidDel="00000000" w:rsidR="00000000" w:rsidRPr="00000000">
        <w:rPr>
          <w:i w:val="1"/>
          <w:iCs w:val="1"/>
          <w:sz w:val="28"/>
          <w:szCs w:val="28"/>
          <w:rtl w:val="0"/>
        </w:rPr>
        <w:t xml:space="preserve">La idea aquí es explicarlos </w:t>
      </w:r>
      <w:r w:rsidDel="00000000" w:rsidR="00000000" w:rsidRPr="00000000">
        <w:rPr>
          <w:i w:val="1"/>
          <w:iCs w:val="1"/>
          <w:sz w:val="28"/>
          <w:szCs w:val="28"/>
          <w:u w:val="single"/>
          <w:rtl w:val="0"/>
        </w:rPr>
        <w:t xml:space="preserve">con sentido</w:t>
      </w:r>
      <w:r w:rsidDel="00000000" w:rsidR="00000000" w:rsidRPr="00000000">
        <w:rPr>
          <w:i w:val="1"/>
          <w:iCs w:val="1"/>
          <w:sz w:val="28"/>
          <w:szCs w:val="28"/>
          <w:rtl w:val="0"/>
        </w:rPr>
        <w:t xml:space="preserve"> así como hicimos con la tríada de Beck.</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jc w:val="both"/>
        <w:rPr>
          <w:b w:val="1"/>
          <w:bCs w:val="1"/>
          <w:sz w:val="32"/>
          <w:szCs w:val="32"/>
        </w:rPr>
      </w:pPr>
      <w:bookmarkStart w:colFirst="0" w:colLast="0" w:name="_gxxrtlots67w" w:id="23"/>
      <w:bookmarkEnd w:id="23"/>
      <w:r w:rsidDel="00000000" w:rsidR="00000000" w:rsidRPr="00000000">
        <w:rPr>
          <w:b w:val="1"/>
          <w:bCs w:val="1"/>
          <w:sz w:val="32"/>
          <w:szCs w:val="32"/>
          <w:rtl w:val="0"/>
        </w:rPr>
        <w:t xml:space="preserve">Taquiarritmias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nunca falta en un examen de residencias</w:t>
      </w:r>
    </w:p>
    <w:p w:rsidR="00000000" w:rsidDel="00000000" w:rsidP="00000000" w:rsidRDefault="00000000" w:rsidRPr="00000000" w14:paraId="000001E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Nos muestran un EKG y nos piden identificar la Taquiarritmia.</w:t>
      </w:r>
    </w:p>
    <w:p w:rsidR="00000000" w:rsidDel="00000000" w:rsidP="00000000" w:rsidRDefault="00000000" w:rsidRPr="00000000" w14:paraId="000001F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entenderlas sólo debes hacerte dos preguntas: ¿el QRS es regular o irregular? ¿es ancho o es estrecho?</w:t>
      </w:r>
    </w:p>
    <w:p w:rsidR="00000000" w:rsidDel="00000000" w:rsidP="00000000" w:rsidRDefault="00000000" w:rsidRPr="00000000" w14:paraId="000001F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tenemos una taquiarritmia estrecha/regular tendremos una taquicardia supraventricular por reentrada nodal o una taquicardia supraventricular accesoria ortodrómica. Si el paciente está estable el tratamiento es con adenosina, pero si no responde a esta o está inestable tenemos que hacer cardioversión eléctrica.  </w:t>
      </w:r>
    </w:p>
    <w:p w:rsidR="00000000" w:rsidDel="00000000" w:rsidP="00000000" w:rsidRDefault="00000000" w:rsidRPr="00000000" w14:paraId="000001F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es estrecho irregular será una fibrilación auricular o un flutter con conducción variable. Aquí cardiovertimos SÓLO SI EL PACIENTE ESTÁ INESTABLE.  </w:t>
      </w:r>
    </w:p>
    <w:p w:rsidR="00000000" w:rsidDel="00000000" w:rsidP="00000000" w:rsidRDefault="00000000" w:rsidRPr="00000000" w14:paraId="000001F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la taquiarritmia es ancha/regular será una taquicardia ventricular monomórfica, una supraventricular con aberrancia o una supraventricular accesoria antidrómica. Si hay estabilidad, primero confirmamos que sea una TV monomórfica a través de los criterios de Brugada o Vereckei para luego administrar amiodarona, pero si el paciente está inestable o tenemos dudas con una TSV con aberrancia o antidrómica, podemos cardiovertir eléctricamente.  </w:t>
      </w:r>
    </w:p>
    <w:p w:rsidR="00000000" w:rsidDel="00000000" w:rsidP="00000000" w:rsidRDefault="00000000" w:rsidRPr="00000000" w14:paraId="000001F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taquiarritmias anchas e irregulares son las más peligrosas y  aquí encontramos a la taquicardia ventricular polimórfica, la fibrilación ventricular y la fibrilación auricular con aberrancia. Si es una ventricular polimórfica estable administramos sulfato de magnesio, pero si hay inestabilidad o es una fibrilación ventricular debemos desfibrilar.</w:t>
      </w:r>
      <w:r w:rsidDel="00000000" w:rsidR="00000000" w:rsidRPr="00000000">
        <w:rPr>
          <w:rtl w:val="0"/>
        </w:rPr>
      </w:r>
    </w:p>
    <w:p w:rsidR="00000000" w:rsidDel="00000000" w:rsidP="00000000" w:rsidRDefault="00000000" w:rsidRPr="00000000" w14:paraId="000001FA">
      <w:pPr>
        <w:rPr>
          <w:i w:val="1"/>
          <w:iCs w:val="1"/>
          <w:sz w:val="28"/>
          <w:szCs w:val="28"/>
        </w:rPr>
      </w:pPr>
      <w:r w:rsidDel="00000000" w:rsidR="00000000" w:rsidRPr="00000000">
        <w:rPr>
          <w:rtl w:val="0"/>
        </w:rPr>
      </w:r>
    </w:p>
    <w:p w:rsidR="00000000" w:rsidDel="00000000" w:rsidP="00000000" w:rsidRDefault="00000000" w:rsidRPr="00000000" w14:paraId="000001FB">
      <w:pPr>
        <w:pStyle w:val="Heading1"/>
        <w:jc w:val="both"/>
        <w:rPr>
          <w:b w:val="1"/>
          <w:bCs w:val="1"/>
          <w:sz w:val="32"/>
          <w:szCs w:val="32"/>
        </w:rPr>
      </w:pPr>
      <w:bookmarkStart w:colFirst="0" w:colLast="0" w:name="_2wb3hlqfaeou" w:id="24"/>
      <w:bookmarkEnd w:id="24"/>
      <w:r w:rsidDel="00000000" w:rsidR="00000000" w:rsidRPr="00000000">
        <w:rPr>
          <w:b w:val="1"/>
          <w:bCs w:val="1"/>
          <w:sz w:val="32"/>
          <w:szCs w:val="32"/>
          <w:rtl w:val="0"/>
        </w:rPr>
        <w:t xml:space="preserve">Taquiarritmias con INESTABILIDAD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cardiología que nunca falta en un examen de residencias</w:t>
      </w:r>
    </w:p>
    <w:p w:rsidR="00000000" w:rsidDel="00000000" w:rsidP="00000000" w:rsidRDefault="00000000" w:rsidRPr="00000000" w14:paraId="000001F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Cómo tratar una taquiarritmia con criterios de inestabilidad</w:t>
      </w:r>
    </w:p>
    <w:p w:rsidR="00000000" w:rsidDel="00000000" w:rsidP="00000000" w:rsidRDefault="00000000" w:rsidRPr="00000000" w14:paraId="000001F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responder está pregunta primero debes enfocarte en el QRS: si es regular o irregular y si es ancho o estrecho. </w:t>
      </w:r>
    </w:p>
    <w:p w:rsidR="00000000" w:rsidDel="00000000" w:rsidP="00000000" w:rsidRDefault="00000000" w:rsidRPr="00000000" w14:paraId="0000020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Dependiendo de esa clasificación un grupo se cardiovierte y el otro se desfibrila.</w:t>
      </w:r>
    </w:p>
    <w:p w:rsidR="00000000" w:rsidDel="00000000" w:rsidP="00000000" w:rsidRDefault="00000000" w:rsidRPr="00000000" w14:paraId="0000020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Empecemos por los desfibrilables</w:t>
      </w:r>
    </w:p>
    <w:p w:rsidR="00000000" w:rsidDel="00000000" w:rsidP="00000000" w:rsidRDefault="00000000" w:rsidRPr="00000000" w14:paraId="0000020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taquiarritmias con QRS anchas e irregular son las más peligrosas y  aquí encontramos a la taquicardia ventricular polimórfica, la fibrilación ventricular y la fibrilación auricular con aberrancia, ante criterios de inestabilidad el tratamiento en todas es la desfibrilación</w:t>
      </w:r>
    </w:p>
    <w:p w:rsidR="00000000" w:rsidDel="00000000" w:rsidP="00000000" w:rsidRDefault="00000000" w:rsidRPr="00000000" w14:paraId="0000020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Pero recuerda que el sulfato de magnesio, está indicado como manejo en taquicardia ventricular polimórfica estable </w:t>
      </w:r>
    </w:p>
    <w:p w:rsidR="00000000" w:rsidDel="00000000" w:rsidP="00000000" w:rsidRDefault="00000000" w:rsidRPr="00000000" w14:paraId="0000020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sabiendo eso el resto de taquiarritmias inestables las cardiosincronizamos, pero así puedes identificarlas fácilmente en un EKG.</w:t>
      </w:r>
    </w:p>
    <w:p w:rsidR="00000000" w:rsidDel="00000000" w:rsidP="00000000" w:rsidRDefault="00000000" w:rsidRPr="00000000" w14:paraId="000002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C">
      <w:pPr>
        <w:numPr>
          <w:ilvl w:val="0"/>
          <w:numId w:val="5"/>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Cuando tenemos una taquiarritmia con QRS estrecho y regular hay 2 opciones posibles: una taquicardia supraventricular por reentrada nodal o una taquicardia supraventricular accesoria ortodrómica. </w:t>
      </w:r>
    </w:p>
    <w:p w:rsidR="00000000" w:rsidDel="00000000" w:rsidP="00000000" w:rsidRDefault="00000000" w:rsidRPr="00000000" w14:paraId="000002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E">
      <w:pPr>
        <w:numPr>
          <w:ilvl w:val="0"/>
          <w:numId w:val="5"/>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Si el QRS es estrecho e irregular estamos ante una fibrilación auricular o un flutter con conducción variable.  </w:t>
      </w:r>
    </w:p>
    <w:p w:rsidR="00000000" w:rsidDel="00000000" w:rsidP="00000000" w:rsidRDefault="00000000" w:rsidRPr="00000000" w14:paraId="0000020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1">
      <w:pPr>
        <w:numPr>
          <w:ilvl w:val="0"/>
          <w:numId w:val="5"/>
        </w:numPr>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Si el QRS es regular y ancho tenemos 3 opciones es ancha/regular será una taquicardia ventricular monomórfica, una supraventricular con aberrancia o una supraventricular accesoria antidrómica. Si hay estabilidad, primero confirmamos que sea una TV monomórfica a través de los criterios de Brugada o Vereckei para luego administrar amiodarona, pero si el paciente está inestable o tenemos dudas con una TSV con aberrancia o antidrómica, podemos cardiovertir eléctricamente.  </w:t>
      </w:r>
    </w:p>
    <w:p w:rsidR="00000000" w:rsidDel="00000000" w:rsidP="00000000" w:rsidRDefault="00000000" w:rsidRPr="00000000" w14:paraId="0000021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5">
      <w:pPr>
        <w:pStyle w:val="Heading1"/>
        <w:jc w:val="both"/>
        <w:rPr>
          <w:b w:val="1"/>
          <w:bCs w:val="1"/>
          <w:sz w:val="32"/>
          <w:szCs w:val="32"/>
        </w:rPr>
      </w:pPr>
      <w:bookmarkStart w:colFirst="0" w:colLast="0" w:name="_gu4ruvvpdl7q" w:id="25"/>
      <w:bookmarkEnd w:id="25"/>
      <w:r w:rsidDel="00000000" w:rsidR="00000000" w:rsidRPr="00000000">
        <w:rPr>
          <w:rtl w:val="0"/>
        </w:rPr>
      </w:r>
    </w:p>
    <w:p w:rsidR="00000000" w:rsidDel="00000000" w:rsidP="00000000" w:rsidRDefault="00000000" w:rsidRPr="00000000" w14:paraId="00000216">
      <w:pPr>
        <w:pStyle w:val="Heading1"/>
        <w:jc w:val="both"/>
        <w:rPr>
          <w:b w:val="1"/>
          <w:bCs w:val="1"/>
          <w:sz w:val="32"/>
          <w:szCs w:val="32"/>
        </w:rPr>
      </w:pPr>
      <w:bookmarkStart w:colFirst="0" w:colLast="0" w:name="_qoqc0c2rex1h" w:id="26"/>
      <w:bookmarkEnd w:id="26"/>
      <w:r w:rsidDel="00000000" w:rsidR="00000000" w:rsidRPr="00000000">
        <w:rPr>
          <w:b w:val="1"/>
          <w:bCs w:val="1"/>
          <w:sz w:val="32"/>
          <w:szCs w:val="32"/>
          <w:rtl w:val="0"/>
        </w:rPr>
        <w:t xml:space="preserve">Acidosis tubulares renales</w:t>
        <w:tab/>
      </w:r>
    </w:p>
    <w:p w:rsidR="00000000" w:rsidDel="00000000" w:rsidP="00000000" w:rsidRDefault="00000000" w:rsidRPr="00000000" w14:paraId="00000217">
      <w:pPr>
        <w:jc w:val="both"/>
        <w:rPr>
          <w:b w:val="1"/>
          <w:bCs w:val="1"/>
          <w:i w:val="1"/>
          <w:iCs w:val="1"/>
          <w:color w:val="38761d"/>
          <w:sz w:val="28"/>
          <w:szCs w:val="28"/>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nefrología que nunca falta en un examen de residencias: como diferenciar las acidosis tubulares renales.</w:t>
      </w:r>
    </w:p>
    <w:p w:rsidR="00000000" w:rsidDel="00000000" w:rsidP="00000000" w:rsidRDefault="00000000" w:rsidRPr="00000000" w14:paraId="0000021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B">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acidosis tubulares renales son enfermedades en donde los túbulos renales fallan en el equilibrio ácido base. </w:t>
      </w:r>
    </w:p>
    <w:p w:rsidR="00000000" w:rsidDel="00000000" w:rsidP="00000000" w:rsidRDefault="00000000" w:rsidRPr="00000000" w14:paraId="0000021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D">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 todas el fundamento es que los túbulos renales no mantienen el equilibrio ácido base y aprenderlas puede ser complejo, pero aquí te lo explicaremos de forma sencilla para tus exámenes de residencia.</w:t>
      </w:r>
    </w:p>
    <w:p w:rsidR="00000000" w:rsidDel="00000000" w:rsidP="00000000" w:rsidRDefault="00000000" w:rsidRPr="00000000" w14:paraId="0000021E">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F">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comenzar, ten presente que en la práctica los tres tipos de acidosis tubular renal son: la tipo 1, 2 y 4. </w:t>
      </w:r>
    </w:p>
    <w:p w:rsidR="00000000" w:rsidDel="00000000" w:rsidP="00000000" w:rsidRDefault="00000000" w:rsidRPr="00000000" w14:paraId="00000220">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recordar su localización debes saber que los túbulos afectados son el proximal, el distal y el colector CORTICAL, es decir, el asa de Henle no está involucrada; para recordar EL ORDEN de afectación ten presente el número 214, es decir, la tipo 2 ocurre en el proximal, la 1 en el distal y la 4 en el colector CORTICAL. </w:t>
      </w:r>
    </w:p>
    <w:p w:rsidR="00000000" w:rsidDel="00000000" w:rsidP="00000000" w:rsidRDefault="00000000" w:rsidRPr="00000000" w14:paraId="0000022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diferenciarlas la primera pregunta a realizarnos es: ¿cómo está el potasio? Si está elevado, será una ATR tipo 4 ya que es la única que cursa con hiperkalemia. En cambio, si está bajo será una ATR tipo 1 o 2.</w:t>
      </w:r>
    </w:p>
    <w:p w:rsidR="00000000" w:rsidDel="00000000" w:rsidP="00000000" w:rsidRDefault="00000000" w:rsidRPr="00000000" w14:paraId="0000022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Las diferenciamos porque en la tipo 1 habrá hipercalcemia con nefrolitiasis, mientras que en la tipo 2 el calcio estará normal y por ende no habrá cálculos renales. </w:t>
      </w:r>
    </w:p>
    <w:p w:rsidR="00000000" w:rsidDel="00000000" w:rsidP="00000000" w:rsidRDefault="00000000" w:rsidRPr="00000000" w14:paraId="0000022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si además de los hallazgos nos dicen que el paciente tiene síndrome de Sjogren o AR, muy probablemente será una ATR tipo 1, mientras que si se trata de LES o anemia de células falciformes, la respuesta será ATR tipo 4.</w:t>
      </w:r>
    </w:p>
    <w:p w:rsidR="00000000" w:rsidDel="00000000" w:rsidP="00000000" w:rsidRDefault="00000000" w:rsidRPr="00000000" w14:paraId="0000022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quieres aprender medicina de forma práctica y así pasar a tu especialidad, escribe PARETO en los comentarios y te explicaremos cómo en tan sólo 90 días puedes estar listo para pasar tus exámenes de residencia. </w:t>
      </w:r>
    </w:p>
    <w:p w:rsidR="00000000" w:rsidDel="00000000" w:rsidP="00000000" w:rsidRDefault="00000000" w:rsidRPr="00000000" w14:paraId="0000022A">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B">
      <w:pPr>
        <w:pStyle w:val="Heading1"/>
        <w:jc w:val="both"/>
        <w:rPr>
          <w:b w:val="1"/>
          <w:bCs w:val="1"/>
          <w:sz w:val="32"/>
          <w:szCs w:val="32"/>
        </w:rPr>
      </w:pPr>
      <w:bookmarkStart w:colFirst="0" w:colLast="0" w:name="_hev4z19k10pw" w:id="27"/>
      <w:bookmarkEnd w:id="27"/>
      <w:r w:rsidDel="00000000" w:rsidR="00000000" w:rsidRPr="00000000">
        <w:rPr>
          <w:b w:val="1"/>
          <w:bCs w:val="1"/>
          <w:sz w:val="32"/>
          <w:szCs w:val="32"/>
          <w:rtl w:val="0"/>
        </w:rPr>
        <w:t xml:space="preserve">Bloqueos AV</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Pregunta de Cardiología que nunca falta en un exámen de residencia: nos muestran un electro y nos piden identificar que tgrado de bloqueo auriculoventricular es.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En una pregunta de examen solo debes recordar las siguientes claves</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rtl w:val="0"/>
        </w:rPr>
        <w:t xml:space="preserve">PR LARGO pero IGUAL = PRIMER GRADO</w:t>
      </w:r>
    </w:p>
    <w:p w:rsidR="00000000" w:rsidDel="00000000" w:rsidP="00000000" w:rsidRDefault="00000000" w:rsidRPr="00000000" w14:paraId="00000232">
      <w:pPr>
        <w:jc w:val="both"/>
        <w:rPr/>
      </w:pPr>
      <w:r w:rsidDel="00000000" w:rsidR="00000000" w:rsidRPr="00000000">
        <w:rPr>
          <w:rtl w:val="0"/>
        </w:rPr>
        <w:t xml:space="preserve">PR QUE SE  VA ALARGANDO hasta P que no CONDUCE = GRADO 2 MOBITZ 1 o fenomeno de wenckebach</w:t>
      </w:r>
    </w:p>
    <w:p w:rsidR="00000000" w:rsidDel="00000000" w:rsidP="00000000" w:rsidRDefault="00000000" w:rsidRPr="00000000" w14:paraId="00000233">
      <w:pPr>
        <w:jc w:val="both"/>
        <w:rPr/>
      </w:pPr>
      <w:r w:rsidDel="00000000" w:rsidR="00000000" w:rsidRPr="00000000">
        <w:rPr>
          <w:rtl w:val="0"/>
        </w:rPr>
        <w:t xml:space="preserve">PRS IGUALES y de la NADA P que NO CONDUCE= Grado 2 MOBITZ 2</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y por ultimo Ps por un LADO y QRS por el otro= bloqueo auriculo ventricular grado 3</w:t>
        <w:br w:type="textWrapping"/>
      </w:r>
    </w:p>
    <w:p w:rsidR="00000000" w:rsidDel="00000000" w:rsidP="00000000" w:rsidRDefault="00000000" w:rsidRPr="00000000" w14:paraId="00000236">
      <w:pPr>
        <w:jc w:val="both"/>
        <w:rPr/>
      </w:pPr>
      <w:r w:rsidDel="00000000" w:rsidR="00000000" w:rsidRPr="00000000">
        <w:rPr>
          <w:rtl w:val="0"/>
        </w:rPr>
        <w:t xml:space="preserve">Como bonus recuerda que el marcapaso está indicado en el grado 2 tipo 2 o en el grado 3 independientemente de los síntomas que se presenten.</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sz w:val="24"/>
          <w:szCs w:val="24"/>
        </w:rPr>
      </w:pPr>
      <w:r w:rsidDel="00000000" w:rsidR="00000000" w:rsidRPr="00000000">
        <w:rPr>
          <w:sz w:val="24"/>
          <w:szCs w:val="24"/>
          <w:rtl w:val="0"/>
        </w:rPr>
        <w:t xml:space="preserve">Si quieres aprender medicina de forma práctica y así pasar a tu especialidad, escribe PARETO en los comentarios y te explicaremos cómo en tan sólo 90 días puedes estar listo para pasar tus exámenes de residencia. </w:t>
      </w:r>
    </w:p>
    <w:p w:rsidR="00000000" w:rsidDel="00000000" w:rsidP="00000000" w:rsidRDefault="00000000" w:rsidRPr="00000000" w14:paraId="00000239">
      <w:pPr>
        <w:jc w:val="both"/>
        <w:rPr>
          <w:sz w:val="24"/>
          <w:szCs w:val="24"/>
        </w:rPr>
      </w:pPr>
      <w:r w:rsidDel="00000000" w:rsidR="00000000" w:rsidRPr="00000000">
        <w:rPr>
          <w:rtl w:val="0"/>
        </w:rPr>
      </w:r>
    </w:p>
    <w:p w:rsidR="00000000" w:rsidDel="00000000" w:rsidP="00000000" w:rsidRDefault="00000000" w:rsidRPr="00000000" w14:paraId="0000023A">
      <w:pPr>
        <w:jc w:val="both"/>
        <w:rPr>
          <w:b w:val="1"/>
          <w:bCs w:val="1"/>
          <w:color w:val="38761d"/>
          <w:sz w:val="28"/>
          <w:szCs w:val="28"/>
          <w:u w:val="single"/>
        </w:rPr>
      </w:pPr>
      <w:r w:rsidDel="00000000" w:rsidR="00000000" w:rsidRPr="00000000">
        <w:rPr>
          <w:rtl w:val="0"/>
        </w:rPr>
      </w:r>
    </w:p>
    <w:p w:rsidR="00000000" w:rsidDel="00000000" w:rsidP="00000000" w:rsidRDefault="00000000" w:rsidRPr="00000000" w14:paraId="0000023B">
      <w:pPr>
        <w:jc w:val="both"/>
        <w:rPr>
          <w:b w:val="1"/>
          <w:bCs w:val="1"/>
          <w:color w:val="38761d"/>
          <w:sz w:val="28"/>
          <w:szCs w:val="28"/>
          <w:u w:val="single"/>
        </w:rPr>
      </w:pPr>
      <w:r w:rsidDel="00000000" w:rsidR="00000000" w:rsidRPr="00000000">
        <w:rPr>
          <w:b w:val="1"/>
          <w:bCs w:val="1"/>
          <w:color w:val="38761d"/>
          <w:sz w:val="28"/>
          <w:szCs w:val="28"/>
          <w:u w:val="single"/>
          <w:rtl w:val="0"/>
        </w:rPr>
        <w:t xml:space="preserve">Corrección sugerida por Oscar:</w:t>
      </w:r>
    </w:p>
    <w:p w:rsidR="00000000" w:rsidDel="00000000" w:rsidP="00000000" w:rsidRDefault="00000000" w:rsidRPr="00000000" w14:paraId="0000023C">
      <w:pPr>
        <w:jc w:val="both"/>
        <w:rPr>
          <w:sz w:val="28"/>
          <w:szCs w:val="28"/>
          <w:u w:val="single"/>
        </w:rPr>
      </w:pPr>
      <w:r w:rsidDel="00000000" w:rsidR="00000000" w:rsidRPr="00000000">
        <w:rPr>
          <w:rtl w:val="0"/>
        </w:rPr>
      </w:r>
    </w:p>
    <w:p w:rsidR="00000000" w:rsidDel="00000000" w:rsidP="00000000" w:rsidRDefault="00000000" w:rsidRPr="00000000" w14:paraId="0000023D">
      <w:pPr>
        <w:jc w:val="both"/>
        <w:rPr>
          <w:sz w:val="24"/>
          <w:szCs w:val="24"/>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Pregunta de cardiología que nunca falta en un exámen de residencias: nos muestran un electro y nos piden identificar el tipo de bloqueo AV. </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Para recordarlo, ten presente lo siguiente: </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PR LARGO, pero todas las P conducen, será un bloqueo AV de primer grado.</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PR que se va prolongando hasta que una P no conduce, es un bloqueo AV de segundo grado, Mobitz 1 o fenómeno de Wenckebach. Una forma fácil de recordarlo es que el “Wenckeback avisa”. </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si hay PR constante y de la nada algunas P conducen entonces será un bloqueo AV grado 2 de tipo Mobitz 2.</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Y por último si ninguna onda P conduce y estas van por un lado y el QRS por el otro, entonces será un bloqueo AV de tercer grado o completo. Muy característico es que el QRS suele ser ancho lo que indica que tiene su origen en ventrículos.</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sz w:val="24"/>
          <w:szCs w:val="24"/>
        </w:rPr>
      </w:pPr>
      <w:r w:rsidDel="00000000" w:rsidR="00000000" w:rsidRPr="00000000">
        <w:rPr>
          <w:rtl w:val="0"/>
        </w:rPr>
        <w:t xml:space="preserve">Como bonus recuerda que los bloqueos de alto grado son el Mobitz 2 y el de tercer grado y que en estos el marcapaso está indicado.</w:t>
      </w:r>
      <w:r w:rsidDel="00000000" w:rsidR="00000000" w:rsidRPr="00000000">
        <w:rPr>
          <w:rtl w:val="0"/>
        </w:rPr>
      </w:r>
    </w:p>
    <w:p w:rsidR="00000000" w:rsidDel="00000000" w:rsidP="00000000" w:rsidRDefault="00000000" w:rsidRPr="00000000" w14:paraId="0000024B">
      <w:pPr>
        <w:jc w:val="both"/>
        <w:rPr>
          <w:sz w:val="24"/>
          <w:szCs w:val="24"/>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Si quieres aprender medicina de forma práctica y así pasar a tu especialidad, escribe PARETO en los comentarios y te explicaremos cómo en tan sólo 90 días puedes estar listo para pasar tus exámenes de residencia.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jc w:val="both"/>
        <w:rPr>
          <w:b w:val="1"/>
          <w:bCs w:val="1"/>
          <w:sz w:val="32"/>
          <w:szCs w:val="32"/>
        </w:rPr>
      </w:pPr>
      <w:bookmarkStart w:colFirst="0" w:colLast="0" w:name="_fk88k5ip26jf" w:id="28"/>
      <w:bookmarkEnd w:id="28"/>
      <w:r w:rsidDel="00000000" w:rsidR="00000000" w:rsidRPr="00000000">
        <w:rPr>
          <w:b w:val="1"/>
          <w:bCs w:val="1"/>
          <w:sz w:val="32"/>
          <w:szCs w:val="32"/>
          <w:rtl w:val="0"/>
        </w:rPr>
        <w:t xml:space="preserve">Abordaje del choque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jc w:val="both"/>
        <w:rPr>
          <w:b w:val="1"/>
          <w:bCs w:val="1"/>
          <w:sz w:val="32"/>
          <w:szCs w:val="32"/>
        </w:rPr>
      </w:pPr>
      <w:bookmarkStart w:colFirst="0" w:colLast="0" w:name="_nkeebrsjhm5l" w:id="29"/>
      <w:bookmarkEnd w:id="29"/>
      <w:r w:rsidDel="00000000" w:rsidR="00000000" w:rsidRPr="00000000">
        <w:rPr>
          <w:b w:val="1"/>
          <w:bCs w:val="1"/>
          <w:sz w:val="32"/>
          <w:szCs w:val="32"/>
          <w:rtl w:val="0"/>
        </w:rPr>
        <w:t xml:space="preserve">Un tema de pediatría</w:t>
      </w:r>
    </w:p>
    <w:p w:rsidR="00000000" w:rsidDel="00000000" w:rsidP="00000000" w:rsidRDefault="00000000" w:rsidRPr="00000000" w14:paraId="00000252">
      <w:pPr>
        <w:rPr>
          <w:i w:val="1"/>
          <w:iCs w:val="1"/>
          <w:sz w:val="28"/>
          <w:szCs w:val="28"/>
        </w:rPr>
      </w:pPr>
      <w:r w:rsidDel="00000000" w:rsidR="00000000" w:rsidRPr="00000000">
        <w:rPr>
          <w:rtl w:val="0"/>
        </w:rPr>
      </w:r>
    </w:p>
    <w:p w:rsidR="00000000" w:rsidDel="00000000" w:rsidP="00000000" w:rsidRDefault="00000000" w:rsidRPr="00000000" w14:paraId="00000253">
      <w:pPr>
        <w:rPr>
          <w:i w:val="1"/>
          <w:iCs w:val="1"/>
          <w:sz w:val="28"/>
          <w:szCs w:val="28"/>
        </w:rPr>
      </w:pPr>
      <w:r w:rsidDel="00000000" w:rsidR="00000000" w:rsidRPr="00000000">
        <w:rPr>
          <w:i w:val="1"/>
          <w:iCs w:val="1"/>
          <w:sz w:val="28"/>
          <w:szCs w:val="28"/>
          <w:rtl w:val="0"/>
        </w:rPr>
        <w:t xml:space="preserve">Pedro, redacta uno bueno.</w:t>
      </w:r>
    </w:p>
    <w:p w:rsidR="00000000" w:rsidDel="00000000" w:rsidP="00000000" w:rsidRDefault="00000000" w:rsidRPr="00000000" w14:paraId="00000254">
      <w:pPr>
        <w:pStyle w:val="Heading1"/>
        <w:jc w:val="both"/>
        <w:rPr>
          <w:b w:val="1"/>
          <w:bCs w:val="1"/>
          <w:sz w:val="32"/>
          <w:szCs w:val="32"/>
        </w:rPr>
      </w:pPr>
      <w:bookmarkStart w:colFirst="0" w:colLast="0" w:name="_qv0tsow0ev23" w:id="30"/>
      <w:bookmarkEnd w:id="30"/>
      <w:r w:rsidDel="00000000" w:rsidR="00000000" w:rsidRPr="00000000">
        <w:rPr>
          <w:b w:val="1"/>
          <w:bCs w:val="1"/>
          <w:sz w:val="32"/>
          <w:szCs w:val="32"/>
          <w:rtl w:val="0"/>
        </w:rPr>
        <w:t xml:space="preserve">Un tema de ginecoobstetricia</w:t>
      </w:r>
    </w:p>
    <w:p w:rsidR="00000000" w:rsidDel="00000000" w:rsidP="00000000" w:rsidRDefault="00000000" w:rsidRPr="00000000" w14:paraId="00000255">
      <w:pPr>
        <w:rPr>
          <w:i w:val="1"/>
          <w:iCs w:val="1"/>
          <w:sz w:val="28"/>
          <w:szCs w:val="28"/>
        </w:rPr>
      </w:pPr>
      <w:r w:rsidDel="00000000" w:rsidR="00000000" w:rsidRPr="00000000">
        <w:rPr>
          <w:rtl w:val="0"/>
        </w:rPr>
      </w:r>
    </w:p>
    <w:p w:rsidR="00000000" w:rsidDel="00000000" w:rsidP="00000000" w:rsidRDefault="00000000" w:rsidRPr="00000000" w14:paraId="00000256">
      <w:pPr>
        <w:rPr>
          <w:i w:val="1"/>
          <w:iCs w:val="1"/>
          <w:sz w:val="28"/>
          <w:szCs w:val="28"/>
        </w:rPr>
      </w:pPr>
      <w:r w:rsidDel="00000000" w:rsidR="00000000" w:rsidRPr="00000000">
        <w:rPr>
          <w:i w:val="1"/>
          <w:iCs w:val="1"/>
          <w:sz w:val="28"/>
          <w:szCs w:val="28"/>
          <w:rtl w:val="0"/>
        </w:rPr>
        <w:t xml:space="preserve">Pedro, redacta uno bueno.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rPr>
          <w:b w:val="1"/>
          <w:bCs w:val="1"/>
          <w:sz w:val="32"/>
          <w:szCs w:val="32"/>
        </w:rPr>
      </w:pPr>
      <w:bookmarkStart w:colFirst="0" w:colLast="0" w:name="_ec65eojobecu" w:id="31"/>
      <w:bookmarkEnd w:id="31"/>
      <w:r w:rsidDel="00000000" w:rsidR="00000000" w:rsidRPr="00000000">
        <w:rPr>
          <w:b w:val="1"/>
          <w:bCs w:val="1"/>
          <w:sz w:val="32"/>
          <w:szCs w:val="32"/>
          <w:rtl w:val="0"/>
        </w:rPr>
        <w:t xml:space="preserve">Tríadas médicas parte 4</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TRÍADAS MÉDICAS  que nunca debes olvidar para tu exámen de residencia parte 4</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La tríada de Virchow para las características que favorecen la formación de trombos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Para un examen de residencias solo debes recordar 3 cosas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Primero si lesionamos el vaso activamos la cascada de la coagulación </w:t>
      </w:r>
    </w:p>
    <w:p w:rsidR="00000000" w:rsidDel="00000000" w:rsidP="00000000" w:rsidRDefault="00000000" w:rsidRPr="00000000" w14:paraId="00000265">
      <w:pPr>
        <w:rPr/>
      </w:pPr>
      <w:r w:rsidDel="00000000" w:rsidR="00000000" w:rsidRPr="00000000">
        <w:rPr>
          <w:rtl w:val="0"/>
        </w:rPr>
        <w:t xml:space="preserve">Segundo si la sangre no se mueve se coagula</w:t>
      </w:r>
    </w:p>
    <w:p w:rsidR="00000000" w:rsidDel="00000000" w:rsidP="00000000" w:rsidRDefault="00000000" w:rsidRPr="00000000" w14:paraId="00000266">
      <w:pPr>
        <w:rPr/>
      </w:pPr>
      <w:r w:rsidDel="00000000" w:rsidR="00000000" w:rsidRPr="00000000">
        <w:rPr>
          <w:rtl w:val="0"/>
        </w:rPr>
        <w:t xml:space="preserve">y tercero si consumimos ciertos farmacos o tenemos condiciones como tumores o embarazo el cuerpo estará en un estado hipercoagulable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Entonces es más fácil identificar los 3 signos</w:t>
      </w:r>
    </w:p>
    <w:p w:rsidR="00000000" w:rsidDel="00000000" w:rsidP="00000000" w:rsidRDefault="00000000" w:rsidRPr="00000000" w14:paraId="00000269">
      <w:pPr>
        <w:rPr/>
      </w:pPr>
      <w:r w:rsidDel="00000000" w:rsidR="00000000" w:rsidRPr="00000000">
        <w:rPr>
          <w:rtl w:val="0"/>
        </w:rPr>
        <w:t xml:space="preserve">Lesión endotelial</w:t>
      </w:r>
    </w:p>
    <w:p w:rsidR="00000000" w:rsidDel="00000000" w:rsidP="00000000" w:rsidRDefault="00000000" w:rsidRPr="00000000" w14:paraId="0000026A">
      <w:pPr>
        <w:rPr/>
      </w:pPr>
      <w:r w:rsidDel="00000000" w:rsidR="00000000" w:rsidRPr="00000000">
        <w:rPr>
          <w:rtl w:val="0"/>
        </w:rPr>
        <w:t xml:space="preserve">Estasis circulatoria</w:t>
      </w:r>
    </w:p>
    <w:p w:rsidR="00000000" w:rsidDel="00000000" w:rsidP="00000000" w:rsidRDefault="00000000" w:rsidRPr="00000000" w14:paraId="0000026B">
      <w:pPr>
        <w:rPr/>
      </w:pPr>
      <w:r w:rsidDel="00000000" w:rsidR="00000000" w:rsidRPr="00000000">
        <w:rPr>
          <w:rtl w:val="0"/>
        </w:rPr>
        <w:t xml:space="preserve">y estado hipercoagulable.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Guarda esta publicación y compartesela a tu amigo para que salven una pregunta de examen con PARETOMED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Primero tenemos un estado hipercoagulable</w:t>
      </w:r>
    </w:p>
    <w:p w:rsidR="00000000" w:rsidDel="00000000" w:rsidP="00000000" w:rsidRDefault="00000000" w:rsidRPr="00000000" w14:paraId="00000273">
      <w:pPr>
        <w:jc w:val="both"/>
        <w:rPr/>
      </w:pPr>
      <w:r w:rsidDel="00000000" w:rsidR="00000000" w:rsidRPr="00000000">
        <w:rPr>
          <w:rtl w:val="0"/>
        </w:rPr>
        <w:t xml:space="preserve"> </w:t>
      </w:r>
    </w:p>
    <w:p w:rsidR="00000000" w:rsidDel="00000000" w:rsidP="00000000" w:rsidRDefault="00000000" w:rsidRPr="00000000" w14:paraId="00000274">
      <w:pPr>
        <w:numPr>
          <w:ilvl w:val="0"/>
          <w:numId w:val="4"/>
        </w:numPr>
        <w:ind w:left="720" w:hanging="360"/>
        <w:jc w:val="both"/>
      </w:pPr>
      <w:r w:rsidDel="00000000" w:rsidR="00000000" w:rsidRPr="00000000">
        <w:rPr>
          <w:rtl w:val="0"/>
        </w:rPr>
        <w:t xml:space="preserve">Algunas causas incluyen</w:t>
      </w:r>
    </w:p>
    <w:p w:rsidR="00000000" w:rsidDel="00000000" w:rsidP="00000000" w:rsidRDefault="00000000" w:rsidRPr="00000000" w14:paraId="00000275">
      <w:pPr>
        <w:numPr>
          <w:ilvl w:val="1"/>
          <w:numId w:val="4"/>
        </w:numPr>
        <w:ind w:left="1440" w:hanging="360"/>
        <w:jc w:val="both"/>
      </w:pPr>
      <w:r w:rsidDel="00000000" w:rsidR="00000000" w:rsidRPr="00000000">
        <w:rPr>
          <w:rtl w:val="0"/>
        </w:rPr>
        <w:t xml:space="preserve">Tratamiento con estrógenos</w:t>
      </w:r>
    </w:p>
    <w:p w:rsidR="00000000" w:rsidDel="00000000" w:rsidP="00000000" w:rsidRDefault="00000000" w:rsidRPr="00000000" w14:paraId="00000276">
      <w:pPr>
        <w:numPr>
          <w:ilvl w:val="1"/>
          <w:numId w:val="4"/>
        </w:numPr>
        <w:ind w:left="1440" w:hanging="360"/>
        <w:jc w:val="both"/>
      </w:pPr>
      <w:r w:rsidDel="00000000" w:rsidR="00000000" w:rsidRPr="00000000">
        <w:rPr>
          <w:rtl w:val="0"/>
        </w:rPr>
        <w:t xml:space="preserve">Traumatismo o cirugía de miembros inferiores que limiten la movilidad</w:t>
      </w:r>
    </w:p>
    <w:p w:rsidR="00000000" w:rsidDel="00000000" w:rsidP="00000000" w:rsidRDefault="00000000" w:rsidRPr="00000000" w14:paraId="00000277">
      <w:pPr>
        <w:numPr>
          <w:ilvl w:val="1"/>
          <w:numId w:val="4"/>
        </w:numPr>
        <w:ind w:left="1440" w:hanging="360"/>
        <w:jc w:val="both"/>
      </w:pPr>
      <w:r w:rsidDel="00000000" w:rsidR="00000000" w:rsidRPr="00000000">
        <w:rPr>
          <w:rtl w:val="0"/>
        </w:rPr>
        <w:t xml:space="preserve">Tumores</w:t>
      </w:r>
    </w:p>
    <w:p w:rsidR="00000000" w:rsidDel="00000000" w:rsidP="00000000" w:rsidRDefault="00000000" w:rsidRPr="00000000" w14:paraId="00000278">
      <w:pPr>
        <w:numPr>
          <w:ilvl w:val="1"/>
          <w:numId w:val="4"/>
        </w:numPr>
        <w:ind w:left="1440" w:hanging="360"/>
        <w:jc w:val="both"/>
      </w:pPr>
      <w:r w:rsidDel="00000000" w:rsidR="00000000" w:rsidRPr="00000000">
        <w:rPr>
          <w:rtl w:val="0"/>
        </w:rPr>
        <w:t xml:space="preserve">El embarazo y el periodo periparto</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Segundo Lesión endotelial causada por</w:t>
      </w:r>
    </w:p>
    <w:p w:rsidR="00000000" w:rsidDel="00000000" w:rsidP="00000000" w:rsidRDefault="00000000" w:rsidRPr="00000000" w14:paraId="0000027B">
      <w:pPr>
        <w:numPr>
          <w:ilvl w:val="0"/>
          <w:numId w:val="12"/>
        </w:numPr>
        <w:ind w:left="720" w:hanging="360"/>
        <w:jc w:val="both"/>
      </w:pPr>
      <w:r w:rsidDel="00000000" w:rsidR="00000000" w:rsidRPr="00000000">
        <w:rPr>
          <w:rtl w:val="0"/>
        </w:rPr>
        <w:t xml:space="preserve">Traumas, cirugías</w:t>
      </w:r>
    </w:p>
    <w:p w:rsidR="00000000" w:rsidDel="00000000" w:rsidP="00000000" w:rsidRDefault="00000000" w:rsidRPr="00000000" w14:paraId="0000027C">
      <w:pPr>
        <w:numPr>
          <w:ilvl w:val="0"/>
          <w:numId w:val="12"/>
        </w:numPr>
        <w:ind w:left="720" w:hanging="360"/>
        <w:jc w:val="both"/>
      </w:pPr>
      <w:r w:rsidDel="00000000" w:rsidR="00000000" w:rsidRPr="00000000">
        <w:rPr>
          <w:rtl w:val="0"/>
        </w:rPr>
        <w:t xml:space="preserve">Punciones</w:t>
      </w:r>
    </w:p>
    <w:p w:rsidR="00000000" w:rsidDel="00000000" w:rsidP="00000000" w:rsidRDefault="00000000" w:rsidRPr="00000000" w14:paraId="0000027D">
      <w:pPr>
        <w:numPr>
          <w:ilvl w:val="0"/>
          <w:numId w:val="12"/>
        </w:numPr>
        <w:ind w:left="720" w:hanging="360"/>
        <w:jc w:val="both"/>
      </w:pPr>
      <w:r w:rsidDel="00000000" w:rsidR="00000000" w:rsidRPr="00000000">
        <w:rPr>
          <w:rtl w:val="0"/>
        </w:rPr>
        <w:t xml:space="preserve"> o Aterosclerosis</w:t>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t xml:space="preserve">Por último la Estasis circulatoria</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t xml:space="preserve">Ya sea por </w:t>
      </w:r>
    </w:p>
    <w:p w:rsidR="00000000" w:rsidDel="00000000" w:rsidP="00000000" w:rsidRDefault="00000000" w:rsidRPr="00000000" w14:paraId="00000282">
      <w:pPr>
        <w:numPr>
          <w:ilvl w:val="0"/>
          <w:numId w:val="9"/>
        </w:numPr>
        <w:ind w:left="720" w:hanging="360"/>
        <w:jc w:val="both"/>
      </w:pPr>
      <w:r w:rsidDel="00000000" w:rsidR="00000000" w:rsidRPr="00000000">
        <w:rPr>
          <w:rtl w:val="0"/>
        </w:rPr>
        <w:t xml:space="preserve">Fibrilación auricular</w:t>
      </w:r>
    </w:p>
    <w:p w:rsidR="00000000" w:rsidDel="00000000" w:rsidP="00000000" w:rsidRDefault="00000000" w:rsidRPr="00000000" w14:paraId="00000283">
      <w:pPr>
        <w:numPr>
          <w:ilvl w:val="0"/>
          <w:numId w:val="9"/>
        </w:numPr>
        <w:ind w:left="720" w:hanging="360"/>
        <w:jc w:val="both"/>
      </w:pPr>
      <w:r w:rsidDel="00000000" w:rsidR="00000000" w:rsidRPr="00000000">
        <w:rPr>
          <w:rtl w:val="0"/>
        </w:rPr>
        <w:t xml:space="preserve">Disfunción ventricular </w:t>
      </w:r>
    </w:p>
    <w:p w:rsidR="00000000" w:rsidDel="00000000" w:rsidP="00000000" w:rsidRDefault="00000000" w:rsidRPr="00000000" w14:paraId="00000284">
      <w:pPr>
        <w:numPr>
          <w:ilvl w:val="0"/>
          <w:numId w:val="9"/>
        </w:numPr>
        <w:ind w:left="720" w:hanging="360"/>
        <w:jc w:val="both"/>
      </w:pPr>
      <w:r w:rsidDel="00000000" w:rsidR="00000000" w:rsidRPr="00000000">
        <w:rPr>
          <w:rtl w:val="0"/>
        </w:rPr>
        <w:t xml:space="preserve">o Insuficiencia venosa</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En un paciente con las características mencionadas escoger el anticoagulante indicado es clave para un correcto manejo </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Te dejo está imagen para que le tomes captura y repases el tema con PARETOMED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bookmarkStart w:colFirst="0" w:colLast="0" w:name="_u95jiyfj44m5" w:id="32"/>
      <w:bookmarkEnd w:id="32"/>
      <w:r w:rsidDel="00000000" w:rsidR="00000000" w:rsidRPr="00000000">
        <w:rPr>
          <w:rtl w:val="0"/>
        </w:rPr>
        <w:t xml:space="preserve">TRIADAS PARTE 3 SÍNDROME horner + CAUSAS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MIOSIS PUPILAR INCOMPLETA</w:t>
      </w:r>
    </w:p>
    <w:p w:rsidR="00000000" w:rsidDel="00000000" w:rsidP="00000000" w:rsidRDefault="00000000" w:rsidRPr="00000000" w14:paraId="0000028F">
      <w:pPr>
        <w:rPr/>
      </w:pPr>
      <w:r w:rsidDel="00000000" w:rsidR="00000000" w:rsidRPr="00000000">
        <w:rPr>
          <w:rtl w:val="0"/>
        </w:rPr>
        <w:t xml:space="preserve">PTOSIS PALPEBRAL</w:t>
      </w:r>
    </w:p>
    <w:p w:rsidR="00000000" w:rsidDel="00000000" w:rsidP="00000000" w:rsidRDefault="00000000" w:rsidRPr="00000000" w14:paraId="00000290">
      <w:pPr>
        <w:rPr/>
      </w:pPr>
      <w:r w:rsidDel="00000000" w:rsidR="00000000" w:rsidRPr="00000000">
        <w:rPr>
          <w:rtl w:val="0"/>
        </w:rPr>
        <w:t xml:space="preserve">ANHIDROSIS FACIAL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Triadas clínicas que nunca debes olvidar para tu examen de residencia parte 3</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La tríada del síndrome de horner.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Para un examen de residencias solo debes recordar que la causa de este síndrome es la interrupción de la inervación simpática de la cara y el ojo de un solo hemisferio.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Y si recuerdas que el simpático es el encargado de la respuesta de lucha o huida entonces pensemos que necesitamos de la cara y el ojo para luchar o huir.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Primero: Debemos poder abrir nuestras pupilas y párpados para poder ver contra que vamos a luchar o hacia donde debemos huir</w:t>
      </w:r>
    </w:p>
    <w:p w:rsidR="00000000" w:rsidDel="00000000" w:rsidP="00000000" w:rsidRDefault="00000000" w:rsidRPr="00000000" w14:paraId="0000029B">
      <w:pPr>
        <w:rPr/>
      </w:pPr>
      <w:r w:rsidDel="00000000" w:rsidR="00000000" w:rsidRPr="00000000">
        <w:rPr>
          <w:rtl w:val="0"/>
        </w:rPr>
        <w:t xml:space="preserve">Y segundo: necesitaremos sudar para regular nuestra temperatura mientras corremos o luchamos</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Por eso en el síndrome de claude bernard horner con el simpático afectado tendremos pupila cerrada, párpado caído y falta de sudoración facial</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PTOSIS MIOSIS Y ANHIDROSIS.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Como bonus recuerda que las causas de este síndrome son variadas pero las que más preguntan en exámenes de residencia se dividen en: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Centrales como la Siringomielia, isquemia del tronco encefálico o un tumor encefálico</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y periféricas como el tumor de Pancoast, adenopatía cervical y la disección o aneurisma de la aorta torácica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sz w:val="24"/>
          <w:szCs w:val="24"/>
          <w:rtl w:val="0"/>
        </w:rPr>
        <w:t xml:space="preserve">En la descripción tienes UN RESUMEN y una pregunta para que se la mandes a ese amigo que no sabe nada de CARDIO Y salven una pregunta de examen gracias a paretomed.</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Resumen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highlight w:val="yellow"/>
        </w:rPr>
      </w:pPr>
      <w:r w:rsidDel="00000000" w:rsidR="00000000" w:rsidRPr="00000000">
        <w:rPr>
          <w:rtl w:val="0"/>
        </w:rPr>
        <w:t xml:space="preserve">la causa de este síndrome es la interrupción de la inervación simpática de la cara y el ojo de un solo hemisferio. </w:t>
      </w:r>
      <w:r w:rsidDel="00000000" w:rsidR="00000000" w:rsidRPr="00000000">
        <w:rPr>
          <w:highlight w:val="yellow"/>
          <w:rtl w:val="0"/>
        </w:rPr>
        <w:t xml:space="preserve">por afectación de la vía oculosimpática que va desde el hipotálamo hasta el ojo.</w:t>
      </w:r>
    </w:p>
    <w:p w:rsidR="00000000" w:rsidDel="00000000" w:rsidP="00000000" w:rsidRDefault="00000000" w:rsidRPr="00000000" w14:paraId="000002AD">
      <w:pPr>
        <w:rPr>
          <w:highlight w:val="yellow"/>
        </w:rPr>
      </w:pPr>
      <w:r w:rsidDel="00000000" w:rsidR="00000000" w:rsidRPr="00000000">
        <w:rPr>
          <w:rtl w:val="0"/>
        </w:rPr>
      </w:r>
    </w:p>
    <w:p w:rsidR="00000000" w:rsidDel="00000000" w:rsidP="00000000" w:rsidRDefault="00000000" w:rsidRPr="00000000" w14:paraId="000002AE">
      <w:pPr>
        <w:rPr>
          <w:highlight w:val="yellow"/>
        </w:rPr>
      </w:pPr>
      <w:r w:rsidDel="00000000" w:rsidR="00000000" w:rsidRPr="00000000">
        <w:rPr>
          <w:highlight w:val="yellow"/>
          <w:rtl w:val="0"/>
        </w:rPr>
        <w:t xml:space="preserve">Está vía es un circuito que comprende 3 neuronas La primera va del diencéfalo a la médula espinal, la segunda o preganglionar termina en el ganglio cervical, y la tercera se divide en dos ramas que inervan el ojo y el rostro de forma separada</w:t>
      </w:r>
    </w:p>
    <w:p w:rsidR="00000000" w:rsidDel="00000000" w:rsidP="00000000" w:rsidRDefault="00000000" w:rsidRPr="00000000" w14:paraId="000002AF">
      <w:pPr>
        <w:rPr>
          <w:highlight w:val="yellow"/>
        </w:rPr>
      </w:pPr>
      <w:r w:rsidDel="00000000" w:rsidR="00000000" w:rsidRPr="00000000">
        <w:rPr>
          <w:rtl w:val="0"/>
        </w:rPr>
      </w:r>
    </w:p>
    <w:p w:rsidR="00000000" w:rsidDel="00000000" w:rsidP="00000000" w:rsidRDefault="00000000" w:rsidRPr="00000000" w14:paraId="000002B0">
      <w:pPr>
        <w:rPr>
          <w:highlight w:val="yellow"/>
        </w:rPr>
      </w:pPr>
      <w:r w:rsidDel="00000000" w:rsidR="00000000" w:rsidRPr="00000000">
        <w:rPr>
          <w:highlight w:val="yellow"/>
          <w:rtl w:val="0"/>
        </w:rPr>
        <w:t xml:space="preserve">La interrupción de la vía oculosimpática en cualquier punto de su recorrido puede provocar miosis en el 98% de los casos, ptosis palpebral incompleta hasta en un 88% de los casos y anhidrosis en un 4% si la lesión de la vía simpática se encuentra por debajo del ganglio cervical superior</w:t>
      </w:r>
    </w:p>
    <w:p w:rsidR="00000000" w:rsidDel="00000000" w:rsidP="00000000" w:rsidRDefault="00000000" w:rsidRPr="00000000" w14:paraId="000002B1">
      <w:pPr>
        <w:rPr>
          <w:highlight w:val="yellow"/>
        </w:rPr>
      </w:pPr>
      <w:r w:rsidDel="00000000" w:rsidR="00000000" w:rsidRPr="00000000">
        <w:rPr>
          <w:rtl w:val="0"/>
        </w:rPr>
      </w:r>
    </w:p>
    <w:p w:rsidR="00000000" w:rsidDel="00000000" w:rsidP="00000000" w:rsidRDefault="00000000" w:rsidRPr="00000000" w14:paraId="000002B2">
      <w:pPr>
        <w:rPr>
          <w:highlight w:val="yellow"/>
        </w:rPr>
      </w:pPr>
      <w:r w:rsidDel="00000000" w:rsidR="00000000" w:rsidRPr="00000000">
        <w:rPr>
          <w:highlight w:val="yellow"/>
          <w:rtl w:val="0"/>
        </w:rPr>
        <w:t xml:space="preserve">Por último recuerda que las causas de este síndrome son variadas pero las que más preguntan en exámenes de residencia se dividen en:</w:t>
      </w:r>
    </w:p>
    <w:p w:rsidR="00000000" w:rsidDel="00000000" w:rsidP="00000000" w:rsidRDefault="00000000" w:rsidRPr="00000000" w14:paraId="000002B3">
      <w:pPr>
        <w:rPr>
          <w:highlight w:val="yellow"/>
        </w:rPr>
      </w:pPr>
      <w:r w:rsidDel="00000000" w:rsidR="00000000" w:rsidRPr="00000000">
        <w:rPr>
          <w:rtl w:val="0"/>
        </w:rPr>
      </w:r>
    </w:p>
    <w:p w:rsidR="00000000" w:rsidDel="00000000" w:rsidP="00000000" w:rsidRDefault="00000000" w:rsidRPr="00000000" w14:paraId="000002B4">
      <w:pPr>
        <w:rPr>
          <w:highlight w:val="yellow"/>
        </w:rPr>
      </w:pPr>
      <w:r w:rsidDel="00000000" w:rsidR="00000000" w:rsidRPr="00000000">
        <w:rPr>
          <w:highlight w:val="yellow"/>
          <w:rtl w:val="0"/>
        </w:rPr>
        <w:t xml:space="preserve">Centrales como la Siringomielia, isquemia del tronco encefálico o un tumor encefálico</w:t>
      </w:r>
    </w:p>
    <w:p w:rsidR="00000000" w:rsidDel="00000000" w:rsidP="00000000" w:rsidRDefault="00000000" w:rsidRPr="00000000" w14:paraId="000002B5">
      <w:pPr>
        <w:rPr>
          <w:highlight w:val="yellow"/>
        </w:rPr>
      </w:pPr>
      <w:r w:rsidDel="00000000" w:rsidR="00000000" w:rsidRPr="00000000">
        <w:rPr>
          <w:rtl w:val="0"/>
        </w:rPr>
      </w:r>
    </w:p>
    <w:p w:rsidR="00000000" w:rsidDel="00000000" w:rsidP="00000000" w:rsidRDefault="00000000" w:rsidRPr="00000000" w14:paraId="000002B6">
      <w:pPr>
        <w:rPr>
          <w:highlight w:val="yellow"/>
        </w:rPr>
      </w:pPr>
      <w:r w:rsidDel="00000000" w:rsidR="00000000" w:rsidRPr="00000000">
        <w:rPr>
          <w:highlight w:val="yellow"/>
          <w:rtl w:val="0"/>
        </w:rPr>
        <w:t xml:space="preserve">y periféricas como el tumor de Pancoast, adenopatía cervical y la disección o aneurisma de la aorta torácica</w:t>
      </w:r>
    </w:p>
    <w:p w:rsidR="00000000" w:rsidDel="00000000" w:rsidP="00000000" w:rsidRDefault="00000000" w:rsidRPr="00000000" w14:paraId="000002B7">
      <w:pPr>
        <w:rPr>
          <w:highlight w:val="yellow"/>
        </w:rPr>
      </w:pPr>
      <w:r w:rsidDel="00000000" w:rsidR="00000000" w:rsidRPr="00000000">
        <w:rPr>
          <w:rtl w:val="0"/>
        </w:rPr>
      </w:r>
    </w:p>
    <w:p w:rsidR="00000000" w:rsidDel="00000000" w:rsidP="00000000" w:rsidRDefault="00000000" w:rsidRPr="00000000" w14:paraId="000002B8">
      <w:pPr>
        <w:pStyle w:val="Heading1"/>
        <w:rPr/>
      </w:pPr>
      <w:bookmarkStart w:colFirst="0" w:colLast="0" w:name="_lfsk6vhinx7o" w:id="33"/>
      <w:bookmarkEnd w:id="33"/>
      <w:r w:rsidDel="00000000" w:rsidR="00000000" w:rsidRPr="00000000">
        <w:rPr>
          <w:rtl w:val="0"/>
        </w:rPr>
      </w:r>
    </w:p>
    <w:p w:rsidR="00000000" w:rsidDel="00000000" w:rsidP="00000000" w:rsidRDefault="00000000" w:rsidRPr="00000000" w14:paraId="000002B9">
      <w:pPr>
        <w:jc w:val="both"/>
        <w:rPr>
          <w:sz w:val="24"/>
          <w:szCs w:val="24"/>
        </w:rPr>
      </w:pPr>
      <w:r w:rsidDel="00000000" w:rsidR="00000000" w:rsidRPr="00000000">
        <w:rPr>
          <w:rtl w:val="0"/>
        </w:rPr>
      </w:r>
    </w:p>
    <w:p w:rsidR="00000000" w:rsidDel="00000000" w:rsidP="00000000" w:rsidRDefault="00000000" w:rsidRPr="00000000" w14:paraId="000002BA">
      <w:pPr>
        <w:rPr>
          <w:highlight w:val="yellow"/>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114300" distT="114300" distL="114300" distR="114300">
            <wp:extent cx="5731200" cy="4140200"/>
            <wp:effectExtent b="0" l="0" r="0" t="0"/>
            <wp:docPr id="1" name="image2.png"/>
            <a:graphic>
              <a:graphicData uri="http://schemas.openxmlformats.org/drawingml/2006/picture">
                <pic:pic>
                  <pic:nvPicPr>
                    <pic:cNvPr id="0" name="image2.png"/>
                    <pic:cNvPicPr preferRelativeResize="0"/>
                  </pic:nvPicPr>
                  <pic:blipFill>
                    <a:blip r:embed="rId35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1"/>
        <w:rPr/>
      </w:pPr>
      <w:bookmarkStart w:colFirst="0" w:colLast="0" w:name="_3tpq6huudw28" w:id="34"/>
      <w:bookmarkEnd w:id="34"/>
      <w:r w:rsidDel="00000000" w:rsidR="00000000" w:rsidRPr="00000000">
        <w:rPr>
          <w:rtl w:val="0"/>
        </w:rPr>
        <w:t xml:space="preserve"> DIURÉTICOS</w:t>
      </w:r>
    </w:p>
    <w:p w:rsidR="00000000" w:rsidDel="00000000" w:rsidP="00000000" w:rsidRDefault="00000000" w:rsidRPr="00000000" w14:paraId="000002BF">
      <w:pPr>
        <w:rPr/>
      </w:pPr>
      <w:r w:rsidDel="00000000" w:rsidR="00000000" w:rsidRPr="00000000">
        <w:rPr>
          <w:rtl w:val="0"/>
        </w:rPr>
        <w:t xml:space="preserve">(INTRO CON FOTO ARRIBA DE RESUMEN)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DIURÉTICOS: donde actúan y efectos adversos extremadamente FÁCIL para EXÁMENES DE RESIDENCIA</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Empecemos visualizando la nefrona.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En el túbulo contorneado proximal actuarán  los inhibidores de la anhidrasa carbónica y los osmóticos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Los primeros como su nombre lo indican bloquean la anhidrasa carbónica, una enzima importante para la reabsorción de sodio y bicarbonato, por ende aumenta su excreción y donde va el soluto va el agua</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Efectos adversos comunes:</w:t>
      </w:r>
    </w:p>
    <w:p w:rsidR="00000000" w:rsidDel="00000000" w:rsidP="00000000" w:rsidRDefault="00000000" w:rsidRPr="00000000" w14:paraId="000002CA">
      <w:pPr>
        <w:numPr>
          <w:ilvl w:val="0"/>
          <w:numId w:val="7"/>
        </w:numPr>
        <w:spacing w:after="0" w:afterAutospacing="0" w:before="240" w:lineRule="auto"/>
        <w:ind w:left="720" w:hanging="360"/>
      </w:pPr>
      <w:r w:rsidDel="00000000" w:rsidR="00000000" w:rsidRPr="00000000">
        <w:rPr>
          <w:b w:val="1"/>
          <w:bCs w:val="1"/>
          <w:rtl w:val="0"/>
        </w:rPr>
        <w:t xml:space="preserve">Acidosis metabólica:</w:t>
      </w:r>
      <w:r w:rsidDel="00000000" w:rsidR="00000000" w:rsidRPr="00000000">
        <w:rPr>
          <w:rtl w:val="0"/>
        </w:rPr>
        <w:t xml:space="preserve"> por pérdida de bicarbonato</w:t>
      </w:r>
    </w:p>
    <w:p w:rsidR="00000000" w:rsidDel="00000000" w:rsidP="00000000" w:rsidRDefault="00000000" w:rsidRPr="00000000" w14:paraId="000002CB">
      <w:pPr>
        <w:numPr>
          <w:ilvl w:val="0"/>
          <w:numId w:val="7"/>
        </w:numPr>
        <w:spacing w:after="0" w:afterAutospacing="0" w:before="0" w:beforeAutospacing="0" w:lineRule="auto"/>
        <w:ind w:left="720" w:hanging="360"/>
      </w:pPr>
      <w:r w:rsidDel="00000000" w:rsidR="00000000" w:rsidRPr="00000000">
        <w:rPr>
          <w:b w:val="1"/>
          <w:bCs w:val="1"/>
          <w:rtl w:val="0"/>
        </w:rPr>
        <w:t xml:space="preserve">Hipopotasemia:</w:t>
      </w:r>
      <w:r w:rsidDel="00000000" w:rsidR="00000000" w:rsidRPr="00000000">
        <w:rPr>
          <w:rtl w:val="0"/>
        </w:rPr>
        <w:t xml:space="preserve"> Aunque en menor medida que otros diuréticos</w:t>
      </w:r>
    </w:p>
    <w:p w:rsidR="00000000" w:rsidDel="00000000" w:rsidP="00000000" w:rsidRDefault="00000000" w:rsidRPr="00000000" w14:paraId="000002CC">
      <w:pPr>
        <w:numPr>
          <w:ilvl w:val="0"/>
          <w:numId w:val="7"/>
        </w:numPr>
        <w:spacing w:after="240" w:before="0" w:beforeAutospacing="0" w:lineRule="auto"/>
        <w:ind w:left="720" w:hanging="360"/>
      </w:pPr>
      <w:r w:rsidDel="00000000" w:rsidR="00000000" w:rsidRPr="00000000">
        <w:rPr>
          <w:b w:val="1"/>
          <w:bCs w:val="1"/>
          <w:rtl w:val="0"/>
        </w:rPr>
        <w:t xml:space="preserve">Parestesias:</w:t>
      </w:r>
      <w:r w:rsidDel="00000000" w:rsidR="00000000" w:rsidRPr="00000000">
        <w:rPr>
          <w:rtl w:val="0"/>
        </w:rPr>
        <w:t xml:space="preserve"> Sensación de hormigueo o entumecimiento.</w:t>
      </w:r>
    </w:p>
    <w:p w:rsidR="00000000" w:rsidDel="00000000" w:rsidP="00000000" w:rsidRDefault="00000000" w:rsidRPr="00000000" w14:paraId="000002CD">
      <w:pPr>
        <w:spacing w:after="240" w:before="240" w:lineRule="auto"/>
        <w:rPr/>
      </w:pPr>
      <w:r w:rsidDel="00000000" w:rsidR="00000000" w:rsidRPr="00000000">
        <w:rPr>
          <w:rtl w:val="0"/>
        </w:rPr>
        <w:t xml:space="preserve">INDICACION Y CONTRAINDICACION</w:t>
      </w:r>
    </w:p>
    <w:p w:rsidR="00000000" w:rsidDel="00000000" w:rsidP="00000000" w:rsidRDefault="00000000" w:rsidRPr="00000000" w14:paraId="000002CE">
      <w:pPr>
        <w:spacing w:after="240" w:before="240" w:lineRule="auto"/>
        <w:rPr/>
      </w:pPr>
      <w:r w:rsidDel="00000000" w:rsidR="00000000" w:rsidRPr="00000000">
        <w:rPr>
          <w:rtl w:val="0"/>
        </w:rPr>
        <w:t xml:space="preserve">  </w:t>
      </w:r>
    </w:p>
    <w:p w:rsidR="00000000" w:rsidDel="00000000" w:rsidP="00000000" w:rsidRDefault="00000000" w:rsidRPr="00000000" w14:paraId="000002CF">
      <w:pPr>
        <w:spacing w:after="240" w:before="240" w:lineRule="auto"/>
        <w:rPr/>
      </w:pPr>
      <w:r w:rsidDel="00000000" w:rsidR="00000000" w:rsidRPr="00000000">
        <w:rPr>
          <w:rtl w:val="0"/>
        </w:rPr>
        <w:t xml:space="preserve">Los Osmóticos aumentan la osmolaridad del líquido tubular, lo que impide la reabsorción de agua. Es como si "atraparan" el agua dentro del túbulo, obligándola a salir con la orina.</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Efectos adversos comunes:</w:t>
      </w:r>
    </w:p>
    <w:p w:rsidR="00000000" w:rsidDel="00000000" w:rsidP="00000000" w:rsidRDefault="00000000" w:rsidRPr="00000000" w14:paraId="000002D1">
      <w:pPr>
        <w:numPr>
          <w:ilvl w:val="0"/>
          <w:numId w:val="6"/>
        </w:numPr>
        <w:spacing w:after="0" w:afterAutospacing="0" w:before="240" w:lineRule="auto"/>
        <w:ind w:left="720" w:hanging="360"/>
      </w:pPr>
      <w:r w:rsidDel="00000000" w:rsidR="00000000" w:rsidRPr="00000000">
        <w:rPr>
          <w:b w:val="1"/>
          <w:bCs w:val="1"/>
          <w:rtl w:val="0"/>
        </w:rPr>
        <w:t xml:space="preserve">Deshidratación:</w:t>
      </w:r>
      <w:r w:rsidDel="00000000" w:rsidR="00000000" w:rsidRPr="00000000">
        <w:rPr>
          <w:rtl w:val="0"/>
        </w:rPr>
        <w:t xml:space="preserve"> por una pérdida excesiva de agua.</w:t>
      </w:r>
    </w:p>
    <w:p w:rsidR="00000000" w:rsidDel="00000000" w:rsidP="00000000" w:rsidRDefault="00000000" w:rsidRPr="00000000" w14:paraId="000002D2">
      <w:pPr>
        <w:numPr>
          <w:ilvl w:val="0"/>
          <w:numId w:val="6"/>
        </w:numPr>
        <w:spacing w:after="0" w:afterAutospacing="0" w:before="0" w:beforeAutospacing="0" w:lineRule="auto"/>
        <w:ind w:left="720" w:hanging="360"/>
      </w:pPr>
      <w:r w:rsidDel="00000000" w:rsidR="00000000" w:rsidRPr="00000000">
        <w:rPr>
          <w:b w:val="1"/>
          <w:bCs w:val="1"/>
          <w:rtl w:val="0"/>
        </w:rPr>
        <w:t xml:space="preserve">Congestión congestiva:</w:t>
      </w:r>
      <w:r w:rsidDel="00000000" w:rsidR="00000000" w:rsidRPr="00000000">
        <w:rPr>
          <w:rtl w:val="0"/>
        </w:rPr>
        <w:t xml:space="preserve"> Paradójicamente, en pacientes con insuficiencia cardíaca, pueden empeorar la congestión al expandir el volumen intravascular.</w:t>
      </w:r>
    </w:p>
    <w:p w:rsidR="00000000" w:rsidDel="00000000" w:rsidP="00000000" w:rsidRDefault="00000000" w:rsidRPr="00000000" w14:paraId="000002D3">
      <w:pPr>
        <w:numPr>
          <w:ilvl w:val="0"/>
          <w:numId w:val="6"/>
        </w:numPr>
        <w:spacing w:after="240" w:before="0" w:beforeAutospacing="0" w:lineRule="auto"/>
        <w:ind w:left="720" w:hanging="360"/>
      </w:pPr>
      <w:r w:rsidDel="00000000" w:rsidR="00000000" w:rsidRPr="00000000">
        <w:rPr>
          <w:b w:val="1"/>
          <w:bCs w:val="1"/>
          <w:rtl w:val="0"/>
        </w:rPr>
        <w:t xml:space="preserve">Desequilibrio electrolítico:</w:t>
      </w:r>
      <w:r w:rsidDel="00000000" w:rsidR="00000000" w:rsidRPr="00000000">
        <w:rPr>
          <w:rtl w:val="0"/>
        </w:rPr>
        <w:t xml:space="preserve"> sobretodo hiponatremia (nivel bajo de sodio en sangre)</w:t>
      </w:r>
    </w:p>
    <w:p w:rsidR="00000000" w:rsidDel="00000000" w:rsidP="00000000" w:rsidRDefault="00000000" w:rsidRPr="00000000" w14:paraId="000002D4">
      <w:pPr>
        <w:spacing w:after="240" w:before="240" w:lineRule="auto"/>
        <w:ind w:left="0" w:firstLine="0"/>
        <w:rPr/>
      </w:pPr>
      <w:r w:rsidDel="00000000" w:rsidR="00000000" w:rsidRPr="00000000">
        <w:rPr>
          <w:rtl w:val="0"/>
        </w:rPr>
        <w:t xml:space="preserve">INDICACION Y CONTRAINDICACION</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Seguimos con el Asa de Henle donde actuarán los diuréticos de ASA como la furosemida</w:t>
      </w:r>
    </w:p>
    <w:p w:rsidR="00000000" w:rsidDel="00000000" w:rsidP="00000000" w:rsidRDefault="00000000" w:rsidRPr="00000000" w14:paraId="000002D7">
      <w:pPr>
        <w:spacing w:after="240" w:before="240" w:lineRule="auto"/>
        <w:rPr/>
      </w:pPr>
      <w:r w:rsidDel="00000000" w:rsidR="00000000" w:rsidRPr="00000000">
        <w:rPr>
          <w:rtl w:val="0"/>
        </w:rPr>
        <w:t xml:space="preserve">Principalmente en la rama ascendente gruesa donde  Inhiben el cotransportador Na+/K+/2Cl- Al bloquear este cotransportador, se reduce drásticamente la reabsorción de sodio y cloruro, lo que a su vez disminuye la reabsorción de agua.</w:t>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Efectos adversos comunes:</w:t>
      </w:r>
    </w:p>
    <w:p w:rsidR="00000000" w:rsidDel="00000000" w:rsidP="00000000" w:rsidRDefault="00000000" w:rsidRPr="00000000" w14:paraId="000002DA">
      <w:pPr>
        <w:numPr>
          <w:ilvl w:val="0"/>
          <w:numId w:val="1"/>
        </w:numPr>
        <w:spacing w:after="0" w:afterAutospacing="0" w:before="240" w:lineRule="auto"/>
        <w:ind w:left="720" w:hanging="360"/>
      </w:pPr>
      <w:r w:rsidDel="00000000" w:rsidR="00000000" w:rsidRPr="00000000">
        <w:rPr>
          <w:b w:val="1"/>
          <w:bCs w:val="1"/>
          <w:rtl w:val="0"/>
        </w:rPr>
        <w:t xml:space="preserve">Hipopotasemia:</w:t>
      </w:r>
      <w:r w:rsidDel="00000000" w:rsidR="00000000" w:rsidRPr="00000000">
        <w:rPr>
          <w:rtl w:val="0"/>
        </w:rPr>
        <w:t xml:space="preserve">uno de los más frecuentes y clínicamente relevantes. Puede provocar arritmias cardíacas, debilidad muscular y fatiga.</w:t>
      </w:r>
    </w:p>
    <w:p w:rsidR="00000000" w:rsidDel="00000000" w:rsidP="00000000" w:rsidRDefault="00000000" w:rsidRPr="00000000" w14:paraId="000002DB">
      <w:pPr>
        <w:numPr>
          <w:ilvl w:val="0"/>
          <w:numId w:val="1"/>
        </w:numPr>
        <w:spacing w:after="0" w:afterAutospacing="0" w:before="0" w:beforeAutospacing="0" w:lineRule="auto"/>
        <w:ind w:left="720" w:hanging="360"/>
      </w:pPr>
      <w:r w:rsidDel="00000000" w:rsidR="00000000" w:rsidRPr="00000000">
        <w:rPr>
          <w:b w:val="1"/>
          <w:bCs w:val="1"/>
          <w:rtl w:val="0"/>
        </w:rPr>
        <w:t xml:space="preserve">Hipomagnesemia:</w:t>
      </w:r>
      <w:r w:rsidDel="00000000" w:rsidR="00000000" w:rsidRPr="00000000">
        <w:rPr>
          <w:rtl w:val="0"/>
        </w:rPr>
        <w:t xml:space="preserve"> lo que puede contribuir a la aparición de arritmias y debilidad muscular.</w:t>
      </w:r>
    </w:p>
    <w:p w:rsidR="00000000" w:rsidDel="00000000" w:rsidP="00000000" w:rsidRDefault="00000000" w:rsidRPr="00000000" w14:paraId="000002DC">
      <w:pPr>
        <w:numPr>
          <w:ilvl w:val="0"/>
          <w:numId w:val="1"/>
        </w:numPr>
        <w:spacing w:after="0" w:afterAutospacing="0" w:before="0" w:beforeAutospacing="0" w:lineRule="auto"/>
        <w:ind w:left="720" w:hanging="360"/>
      </w:pPr>
      <w:r w:rsidDel="00000000" w:rsidR="00000000" w:rsidRPr="00000000">
        <w:rPr>
          <w:b w:val="1"/>
          <w:bCs w:val="1"/>
          <w:rtl w:val="0"/>
        </w:rPr>
        <w:t xml:space="preserve">Hiponatremia:</w:t>
      </w:r>
      <w:r w:rsidDel="00000000" w:rsidR="00000000" w:rsidRPr="00000000">
        <w:rPr>
          <w:rtl w:val="0"/>
        </w:rPr>
        <w:t xml:space="preserve"> puede ocurrir, especialmente en pacientes con cirrosis o síndrome nefrótico.</w:t>
      </w:r>
    </w:p>
    <w:p w:rsidR="00000000" w:rsidDel="00000000" w:rsidP="00000000" w:rsidRDefault="00000000" w:rsidRPr="00000000" w14:paraId="000002DD">
      <w:pPr>
        <w:numPr>
          <w:ilvl w:val="0"/>
          <w:numId w:val="1"/>
        </w:numPr>
        <w:spacing w:after="0" w:afterAutospacing="0" w:before="0" w:beforeAutospacing="0" w:lineRule="auto"/>
        <w:ind w:left="720" w:hanging="360"/>
      </w:pPr>
      <w:r w:rsidDel="00000000" w:rsidR="00000000" w:rsidRPr="00000000">
        <w:rPr>
          <w:b w:val="1"/>
          <w:bCs w:val="1"/>
          <w:rtl w:val="0"/>
        </w:rPr>
        <w:t xml:space="preserve">Ototoxicidad:</w:t>
      </w:r>
      <w:r w:rsidDel="00000000" w:rsidR="00000000" w:rsidRPr="00000000">
        <w:rPr>
          <w:rtl w:val="0"/>
        </w:rPr>
        <w:t xml:space="preserve"> A dosis altas o en pacientes con función renal alterada, pueden causar daño a la cóclea y al vestíbulo, lo que se manifiesta como tinnitus, vértigo y pérdida auditiva.</w:t>
      </w:r>
    </w:p>
    <w:p w:rsidR="00000000" w:rsidDel="00000000" w:rsidP="00000000" w:rsidRDefault="00000000" w:rsidRPr="00000000" w14:paraId="000002DE">
      <w:pPr>
        <w:numPr>
          <w:ilvl w:val="0"/>
          <w:numId w:val="1"/>
        </w:numPr>
        <w:spacing w:after="0" w:afterAutospacing="0" w:before="0" w:beforeAutospacing="0" w:lineRule="auto"/>
        <w:ind w:left="720" w:hanging="360"/>
      </w:pPr>
      <w:r w:rsidDel="00000000" w:rsidR="00000000" w:rsidRPr="00000000">
        <w:rPr>
          <w:b w:val="1"/>
          <w:bCs w:val="1"/>
          <w:rtl w:val="0"/>
        </w:rPr>
        <w:t xml:space="preserve">Hiperuricemia:</w:t>
      </w:r>
      <w:r w:rsidDel="00000000" w:rsidR="00000000" w:rsidRPr="00000000">
        <w:rPr>
          <w:rtl w:val="0"/>
        </w:rPr>
        <w:t xml:space="preserve"> lo que puede precipitar ataques de gota en pacientes susceptibles.</w:t>
      </w:r>
    </w:p>
    <w:p w:rsidR="00000000" w:rsidDel="00000000" w:rsidP="00000000" w:rsidRDefault="00000000" w:rsidRPr="00000000" w14:paraId="000002DF">
      <w:pPr>
        <w:numPr>
          <w:ilvl w:val="0"/>
          <w:numId w:val="1"/>
        </w:numPr>
        <w:spacing w:after="240" w:before="0" w:beforeAutospacing="0" w:lineRule="auto"/>
        <w:ind w:left="720" w:hanging="360"/>
      </w:pPr>
      <w:r w:rsidDel="00000000" w:rsidR="00000000" w:rsidRPr="00000000">
        <w:rPr>
          <w:b w:val="1"/>
          <w:bCs w:val="1"/>
          <w:rtl w:val="0"/>
        </w:rPr>
        <w:t xml:space="preserve">Alcalosis metabólica hipoclorémica</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indicación contraindicación</w:t>
      </w:r>
    </w:p>
    <w:p w:rsidR="00000000" w:rsidDel="00000000" w:rsidP="00000000" w:rsidRDefault="00000000" w:rsidRPr="00000000" w14:paraId="000002E1">
      <w:pPr>
        <w:spacing w:after="240" w:before="240" w:lineRule="auto"/>
        <w:rPr>
          <w:b w:val="1"/>
          <w:bCs w:val="1"/>
        </w:rPr>
      </w:pP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Casi terminando tenemos a las tiazidas y los ahorradores de potasio que actuan en el tubulo contorneado distal</w:t>
      </w:r>
    </w:p>
    <w:p w:rsidR="00000000" w:rsidDel="00000000" w:rsidP="00000000" w:rsidRDefault="00000000" w:rsidRPr="00000000" w14:paraId="000002E3">
      <w:pPr>
        <w:spacing w:after="240" w:before="240" w:lineRule="auto"/>
        <w:rPr>
          <w:b w:val="1"/>
          <w:bCs w:val="1"/>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Las tiazidas inhiben el cotransportador Na+/Cl-, disminuyendo la reabsorción de sodio y cloruro en este segmento del túbulo.</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Efectos adversos comunes:</w:t>
      </w:r>
    </w:p>
    <w:p w:rsidR="00000000" w:rsidDel="00000000" w:rsidP="00000000" w:rsidRDefault="00000000" w:rsidRPr="00000000" w14:paraId="000002E6">
      <w:pPr>
        <w:numPr>
          <w:ilvl w:val="0"/>
          <w:numId w:val="11"/>
        </w:numPr>
        <w:spacing w:after="0" w:afterAutospacing="0" w:before="240" w:lineRule="auto"/>
        <w:ind w:left="720" w:hanging="360"/>
      </w:pPr>
      <w:r w:rsidDel="00000000" w:rsidR="00000000" w:rsidRPr="00000000">
        <w:rPr>
          <w:b w:val="1"/>
          <w:bCs w:val="1"/>
          <w:rtl w:val="0"/>
        </w:rPr>
        <w:t xml:space="preserve">Hipopotasemia:</w:t>
      </w:r>
      <w:r w:rsidDel="00000000" w:rsidR="00000000" w:rsidRPr="00000000">
        <w:rPr>
          <w:rtl w:val="0"/>
        </w:rPr>
        <w:t xml:space="preserve"> Así como los diuréticos de asa, aunque en menor medida.</w:t>
      </w:r>
    </w:p>
    <w:p w:rsidR="00000000" w:rsidDel="00000000" w:rsidP="00000000" w:rsidRDefault="00000000" w:rsidRPr="00000000" w14:paraId="000002E7">
      <w:pPr>
        <w:numPr>
          <w:ilvl w:val="0"/>
          <w:numId w:val="11"/>
        </w:numPr>
        <w:spacing w:after="0" w:afterAutospacing="0" w:before="0" w:beforeAutospacing="0" w:lineRule="auto"/>
        <w:ind w:left="720" w:hanging="360"/>
      </w:pPr>
      <w:r w:rsidDel="00000000" w:rsidR="00000000" w:rsidRPr="00000000">
        <w:rPr>
          <w:b w:val="1"/>
          <w:bCs w:val="1"/>
          <w:rtl w:val="0"/>
        </w:rPr>
        <w:t xml:space="preserve">Hiperglicemia:</w:t>
      </w:r>
      <w:r w:rsidDel="00000000" w:rsidR="00000000" w:rsidRPr="00000000">
        <w:rPr>
          <w:rtl w:val="0"/>
        </w:rPr>
        <w:t xml:space="preserve">lo que puede exacerbar la diabetes mellitus o desencadenarla en personas predispuestas.</w:t>
      </w:r>
    </w:p>
    <w:p w:rsidR="00000000" w:rsidDel="00000000" w:rsidP="00000000" w:rsidRDefault="00000000" w:rsidRPr="00000000" w14:paraId="000002E8">
      <w:pPr>
        <w:numPr>
          <w:ilvl w:val="0"/>
          <w:numId w:val="11"/>
        </w:numPr>
        <w:spacing w:after="0" w:afterAutospacing="0" w:before="0" w:beforeAutospacing="0" w:lineRule="auto"/>
        <w:ind w:left="720" w:hanging="360"/>
      </w:pPr>
      <w:r w:rsidDel="00000000" w:rsidR="00000000" w:rsidRPr="00000000">
        <w:rPr>
          <w:b w:val="1"/>
          <w:bCs w:val="1"/>
          <w:rtl w:val="0"/>
        </w:rPr>
        <w:t xml:space="preserve">Hiperuricemia:</w:t>
      </w:r>
      <w:r w:rsidDel="00000000" w:rsidR="00000000" w:rsidRPr="00000000">
        <w:rPr>
          <w:rtl w:val="0"/>
        </w:rPr>
        <w:t xml:space="preserve"> Al disminuir la excreción de ácido úrico, pueden aumentar los niveles de ácido úrico en sangre y provocar ataques de gota.</w:t>
      </w:r>
    </w:p>
    <w:p w:rsidR="00000000" w:rsidDel="00000000" w:rsidP="00000000" w:rsidRDefault="00000000" w:rsidRPr="00000000" w14:paraId="000002E9">
      <w:pPr>
        <w:numPr>
          <w:ilvl w:val="0"/>
          <w:numId w:val="11"/>
        </w:numPr>
        <w:spacing w:after="0" w:afterAutospacing="0" w:before="0" w:beforeAutospacing="0" w:lineRule="auto"/>
        <w:ind w:left="720" w:hanging="360"/>
      </w:pPr>
      <w:r w:rsidDel="00000000" w:rsidR="00000000" w:rsidRPr="00000000">
        <w:rPr>
          <w:b w:val="1"/>
          <w:bCs w:val="1"/>
          <w:rtl w:val="0"/>
        </w:rPr>
        <w:t xml:space="preserve">Hipercalcemia:</w:t>
      </w:r>
      <w:r w:rsidDel="00000000" w:rsidR="00000000" w:rsidRPr="00000000">
        <w:rPr>
          <w:rtl w:val="0"/>
        </w:rPr>
        <w:t xml:space="preserve"> En algunos casos, lo que puede ser beneficioso en pacientes con hipocalcemia, pero perjudicial en pacientes con hiperparatiroidismo.</w:t>
      </w:r>
    </w:p>
    <w:p w:rsidR="00000000" w:rsidDel="00000000" w:rsidP="00000000" w:rsidRDefault="00000000" w:rsidRPr="00000000" w14:paraId="000002EA">
      <w:pPr>
        <w:numPr>
          <w:ilvl w:val="0"/>
          <w:numId w:val="11"/>
        </w:numPr>
        <w:spacing w:after="240" w:before="0" w:beforeAutospacing="0" w:lineRule="auto"/>
        <w:ind w:left="720" w:hanging="360"/>
      </w:pPr>
      <w:r w:rsidDel="00000000" w:rsidR="00000000" w:rsidRPr="00000000">
        <w:rPr>
          <w:b w:val="1"/>
          <w:bCs w:val="1"/>
          <w:rtl w:val="0"/>
        </w:rPr>
        <w:t xml:space="preserve">Hipolipemiante:</w:t>
      </w:r>
      <w:r w:rsidDel="00000000" w:rsidR="00000000" w:rsidRPr="00000000">
        <w:rPr>
          <w:rtl w:val="0"/>
        </w:rPr>
        <w:t xml:space="preserve"> A largo plazo, pueden reducir los niveles de colesterol LDL y triglicéridos.</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Por ultimo los ahorradores de potasio</w:t>
      </w:r>
      <w:r w:rsidDel="00000000" w:rsidR="00000000" w:rsidRPr="00000000">
        <w:rPr>
          <w:rtl w:val="0"/>
        </w:rPr>
        <w:t xml:space="preserve"> Compiten con la aldosterona por sus receptores en el TCD o porcion cortical del colector? disminuyendo la reabsorción de sodio y a su vez  la secreción de potasio.</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Efectos adversos comunes:</w:t>
      </w:r>
    </w:p>
    <w:p w:rsidR="00000000" w:rsidDel="00000000" w:rsidP="00000000" w:rsidRDefault="00000000" w:rsidRPr="00000000" w14:paraId="000002EE">
      <w:pPr>
        <w:numPr>
          <w:ilvl w:val="0"/>
          <w:numId w:val="2"/>
        </w:numPr>
        <w:spacing w:after="0" w:afterAutospacing="0" w:before="240" w:lineRule="auto"/>
        <w:ind w:left="720" w:hanging="360"/>
      </w:pPr>
      <w:r w:rsidDel="00000000" w:rsidR="00000000" w:rsidRPr="00000000">
        <w:rPr>
          <w:b w:val="1"/>
          <w:bCs w:val="1"/>
          <w:rtl w:val="0"/>
        </w:rPr>
        <w:t xml:space="preserve">Hiperpotasemia:</w:t>
      </w:r>
      <w:r w:rsidDel="00000000" w:rsidR="00000000" w:rsidRPr="00000000">
        <w:rPr>
          <w:rtl w:val="0"/>
        </w:rPr>
        <w:t xml:space="preserve"> Al disminuir la excreción de potasio, especialmente en pacientes con insuficiencia renal o aquellos que están tomando otros fármacos que aumentan el potasio (como los IECA o los ARA-II).</w:t>
      </w:r>
    </w:p>
    <w:p w:rsidR="00000000" w:rsidDel="00000000" w:rsidP="00000000" w:rsidRDefault="00000000" w:rsidRPr="00000000" w14:paraId="000002EF">
      <w:pPr>
        <w:numPr>
          <w:ilvl w:val="0"/>
          <w:numId w:val="2"/>
        </w:numPr>
        <w:spacing w:after="0" w:afterAutospacing="0" w:before="0" w:beforeAutospacing="0" w:lineRule="auto"/>
        <w:ind w:left="720" w:hanging="360"/>
      </w:pPr>
      <w:r w:rsidDel="00000000" w:rsidR="00000000" w:rsidRPr="00000000">
        <w:rPr>
          <w:b w:val="1"/>
          <w:bCs w:val="1"/>
          <w:rtl w:val="0"/>
        </w:rPr>
        <w:t xml:space="preserve">Ginecomastia:</w:t>
      </w:r>
      <w:r w:rsidDel="00000000" w:rsidR="00000000" w:rsidRPr="00000000">
        <w:rPr>
          <w:rtl w:val="0"/>
        </w:rPr>
        <w:t xml:space="preserve"> debido a sus efectos antiandrogénicos.</w:t>
      </w:r>
    </w:p>
    <w:p w:rsidR="00000000" w:rsidDel="00000000" w:rsidP="00000000" w:rsidRDefault="00000000" w:rsidRPr="00000000" w14:paraId="000002F0">
      <w:pPr>
        <w:numPr>
          <w:ilvl w:val="0"/>
          <w:numId w:val="2"/>
        </w:numPr>
        <w:spacing w:after="240" w:before="0" w:beforeAutospacing="0" w:lineRule="auto"/>
        <w:ind w:left="720" w:hanging="360"/>
      </w:pPr>
      <w:r w:rsidDel="00000000" w:rsidR="00000000" w:rsidRPr="00000000">
        <w:rPr>
          <w:b w:val="1"/>
          <w:bCs w:val="1"/>
          <w:rtl w:val="0"/>
        </w:rPr>
        <w:t xml:space="preserve">Hipercalcemia:</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COMO BONUS SITIO DE ACCION DE LA ADH acuaporina 2 en túbulo colector  y RENINA</w:t>
      </w:r>
    </w:p>
    <w:p w:rsidR="00000000" w:rsidDel="00000000" w:rsidP="00000000" w:rsidRDefault="00000000" w:rsidRPr="00000000" w14:paraId="000002F2">
      <w:pPr>
        <w:spacing w:after="240" w:before="240" w:lineRule="auto"/>
        <w:rPr>
          <w:b w:val="1"/>
          <w:bCs w:val="1"/>
        </w:rPr>
      </w:pPr>
      <w:r w:rsidDel="00000000" w:rsidR="00000000" w:rsidRPr="00000000">
        <w:rPr>
          <w:rtl w:val="0"/>
        </w:rPr>
      </w:r>
    </w:p>
    <w:p w:rsidR="00000000" w:rsidDel="00000000" w:rsidP="00000000" w:rsidRDefault="00000000" w:rsidRPr="00000000" w14:paraId="000002F3">
      <w:pPr>
        <w:spacing w:after="240" w:before="240" w:lineRule="auto"/>
        <w:rPr>
          <w:rFonts w:ascii="Verdana" w:cs="Verdana" w:eastAsia="Verdana" w:hAnsi="Verdana"/>
          <w:b w:val="1"/>
          <w:bCs w:val="1"/>
          <w:i w:val="1"/>
          <w:iCs w:val="1"/>
          <w:color w:val="6aa84f"/>
          <w:sz w:val="24"/>
          <w:szCs w:val="24"/>
          <w:u w:val="single"/>
        </w:rPr>
      </w:pPr>
      <w:r w:rsidDel="00000000" w:rsidR="00000000" w:rsidRPr="00000000">
        <w:rPr>
          <w:rFonts w:ascii="Verdana" w:cs="Verdana" w:eastAsia="Verdana" w:hAnsi="Verdana"/>
          <w:b w:val="1"/>
          <w:bCs w:val="1"/>
          <w:i w:val="1"/>
          <w:iCs w:val="1"/>
          <w:color w:val="6aa84f"/>
          <w:sz w:val="24"/>
          <w:szCs w:val="24"/>
          <w:u w:val="single"/>
          <w:rtl w:val="0"/>
        </w:rPr>
        <w:t xml:space="preserve">Corrección sugerida</w:t>
      </w:r>
    </w:p>
    <w:p w:rsidR="00000000" w:rsidDel="00000000" w:rsidP="00000000" w:rsidRDefault="00000000" w:rsidRPr="00000000" w14:paraId="000002F4">
      <w:pPr>
        <w:spacing w:after="240" w:before="240" w:lineRule="auto"/>
        <w:rPr>
          <w:rFonts w:ascii="Verdana" w:cs="Verdana" w:eastAsia="Verdana" w:hAnsi="Verdana"/>
          <w:b w:val="1"/>
          <w:bCs w:val="1"/>
          <w:i w:val="1"/>
          <w:iCs w:val="1"/>
          <w:color w:val="6aa84f"/>
          <w:sz w:val="24"/>
          <w:szCs w:val="24"/>
          <w:u w:val="single"/>
        </w:rPr>
      </w:pPr>
      <w:r w:rsidDel="00000000" w:rsidR="00000000" w:rsidRPr="00000000">
        <w:rPr>
          <w:rtl w:val="0"/>
        </w:rPr>
      </w:r>
    </w:p>
    <w:p w:rsidR="00000000" w:rsidDel="00000000" w:rsidP="00000000" w:rsidRDefault="00000000" w:rsidRPr="00000000" w14:paraId="000002F5">
      <w:pPr>
        <w:jc w:val="both"/>
        <w:rPr>
          <w:highlight w:val="yellow"/>
        </w:rPr>
      </w:pPr>
      <w:r w:rsidDel="00000000" w:rsidR="00000000" w:rsidRPr="00000000">
        <w:rPr>
          <w:highlight w:val="yellow"/>
          <w:rtl w:val="0"/>
        </w:rPr>
        <w:t xml:space="preserve">DIURÉTICOS, donde actúan y efectos adversos, extremadamente fácil para EXÁMENES DE RESIDENCIA.</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Empecemos visualizando la nefrona.</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En el túbulo contorneado proximal actuarán los inhibidores de la anhidrasa carbónica, una enzima necesaria para la reabsorción de sodio y el equilibrio ácido base, por ende su bloqueo aumentará la excreción de sodio arrastrando el agua y produciendo el efecto diurético. Al mismo tiempo, como inhiben la reabsorción de bicarbonato, producirán como efecto adverso acidosis metabólica. </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En el asa ascendente de Henle actuarán los diuréticos de asa como la furosemida. Estos bloquean el cotransportador </w:t>
      </w:r>
      <w:r w:rsidDel="00000000" w:rsidR="00000000" w:rsidRPr="00000000">
        <w:rPr>
          <w:highlight w:val="yellow"/>
          <w:rtl w:val="0"/>
        </w:rPr>
        <w:t xml:space="preserve">Na+/K+/2Cl-</w:t>
      </w:r>
      <w:r w:rsidDel="00000000" w:rsidR="00000000" w:rsidRPr="00000000">
        <w:rPr>
          <w:rtl w:val="0"/>
        </w:rPr>
        <w:t xml:space="preserve"> inhibiendo la reabsorción de estos iones y con el consecuente arrastre de agua. Sus principales efectos adversos son la hiponatremia, la hipokalemia y la hipocloremia, esta última con alcalosis metabólica asociada. </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Casi terminando tenemos a las tiazidas y los ahorradores de potasio que actúan en el túbulo contorneado distal. </w:t>
      </w:r>
    </w:p>
    <w:p w:rsidR="00000000" w:rsidDel="00000000" w:rsidP="00000000" w:rsidRDefault="00000000" w:rsidRPr="00000000" w14:paraId="000002FC">
      <w:pPr>
        <w:spacing w:after="240" w:before="240" w:lineRule="auto"/>
        <w:jc w:val="both"/>
        <w:rPr/>
      </w:pPr>
      <w:r w:rsidDel="00000000" w:rsidR="00000000" w:rsidRPr="00000000">
        <w:rPr>
          <w:rtl w:val="0"/>
        </w:rPr>
        <w:t xml:space="preserve">Las tiazidas inhiben el cotransportador Na+/Cl-, disminuyendo la reabsorción de sodio y cloruro en este segmento con el consecuente arrastre de agua. Sus principales efectos adversos son la hipokalemia, la hiperglucemia, la hipercalcemia y la hiperuricemia. </w:t>
      </w:r>
    </w:p>
    <w:p w:rsidR="00000000" w:rsidDel="00000000" w:rsidP="00000000" w:rsidRDefault="00000000" w:rsidRPr="00000000" w14:paraId="000002FD">
      <w:pPr>
        <w:spacing w:after="240" w:before="240" w:lineRule="auto"/>
        <w:jc w:val="both"/>
        <w:rPr/>
      </w:pPr>
      <w:r w:rsidDel="00000000" w:rsidR="00000000" w:rsidRPr="00000000">
        <w:rPr>
          <w:rtl w:val="0"/>
        </w:rPr>
        <w:t xml:space="preserve">Finalmente, los ahorradores de potasio bloquean la acción de la aldosterona en la porción final del túbulo contorneado distal. Al bloquear esta hormona, se elimina más sodio estimulando la diuresis, pero se retiene más potasio con el principal efecto adverso de hiperkalemia. </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COMO BONUS SITIO DE ACCIÓN DE LA ADH acuaporina 2 en túbulo colector  y RENINA</w:t>
      </w:r>
    </w:p>
    <w:p w:rsidR="00000000" w:rsidDel="00000000" w:rsidP="00000000" w:rsidRDefault="00000000" w:rsidRPr="00000000" w14:paraId="000002FF">
      <w:pPr>
        <w:spacing w:after="240" w:before="240" w:lineRule="auto"/>
        <w:jc w:val="both"/>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bookmarkStart w:colFirst="0" w:colLast="0" w:name="_rfu5jzgif4jm" w:id="35"/>
      <w:bookmarkEnd w:id="35"/>
      <w:r w:rsidDel="00000000" w:rsidR="00000000" w:rsidRPr="00000000">
        <w:rPr>
          <w:rtl w:val="0"/>
        </w:rPr>
        <w:t xml:space="preserve">COHORTES VS CASOS Y CONTROLES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ESTUDIOS de COHORTES vs CASOS y CONTROLES vs Cuál es la diferencia  explicado FÁCIL para EXÁMENES DE RESIDENCIA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sz w:val="24"/>
          <w:szCs w:val="24"/>
          <w:rtl w:val="0"/>
        </w:rPr>
        <w:t xml:space="preserve">Pero antes, si estás preparándote para tu examen de residencia, síguenos para que no falles ni una pregunta.</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Vamos a partir de un ejemplo:</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Imagina que quieres investigar si fumar cigarrillos aumenta el riesgo de desarrollar cáncer de pulmón.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t xml:space="preserve">En un estudio de casos y controles identificas a un grupo de personas que ya tienen cáncer (los casos) y otro grupo de personas sanas (los controles).  Luego, indagas por el factor de riesgo preguntando a ambos grupos si fumaban o no. Si hay una proporción significativamente mayor de fumadores entre los enfermos, esto sugiere una asociación entre fumar y el cáncer de pulmón.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jc w:val="both"/>
        <w:rPr>
          <w:sz w:val="24"/>
          <w:szCs w:val="24"/>
        </w:rPr>
      </w:pPr>
      <w:r w:rsidDel="00000000" w:rsidR="00000000" w:rsidRPr="00000000">
        <w:rPr>
          <w:rtl w:val="0"/>
        </w:rPr>
      </w:r>
    </w:p>
    <w:p w:rsidR="00000000" w:rsidDel="00000000" w:rsidP="00000000" w:rsidRDefault="00000000" w:rsidRPr="00000000" w14:paraId="0000030E">
      <w:pPr>
        <w:jc w:val="both"/>
        <w:rPr>
          <w:sz w:val="24"/>
          <w:szCs w:val="24"/>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En cambio, en un estudio de cohortes tomarías a un grupo de personas sanas (la </w:t>
      </w:r>
      <w:r w:rsidDel="00000000" w:rsidR="00000000" w:rsidRPr="00000000">
        <w:rPr>
          <w:b w:val="1"/>
          <w:bCs w:val="1"/>
          <w:rtl w:val="0"/>
        </w:rPr>
        <w:t xml:space="preserve">cohorte</w:t>
      </w:r>
      <w:r w:rsidDel="00000000" w:rsidR="00000000" w:rsidRPr="00000000">
        <w:rPr>
          <w:rtl w:val="0"/>
        </w:rPr>
        <w:t xml:space="preserve">), los divides en dos grupos: los que fuman y los que no fuman, para luego seguirlos a lo largo del tiempo para observar quiénes desarrollan cáncer de pulmón. Si la incidencia es mayor en los fumadores, esto sugiere una asociación.</w:t>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jc w:val="both"/>
        <w:rPr/>
      </w:pPr>
      <w:r w:rsidDel="00000000" w:rsidR="00000000" w:rsidRPr="00000000">
        <w:rPr>
          <w:rtl w:val="0"/>
        </w:rPr>
        <w:t xml:space="preserve">En resumen:</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b w:val="1"/>
          <w:bCs w:val="1"/>
          <w:rtl w:val="0"/>
        </w:rPr>
        <w:t xml:space="preserve">Estudios de casos y controles </w:t>
      </w:r>
      <w:r w:rsidDel="00000000" w:rsidR="00000000" w:rsidRPr="00000000">
        <w:rPr>
          <w:rtl w:val="0"/>
        </w:rPr>
        <w:t xml:space="preserve">parten de la enfermedad y miran al pasado buscando la exposición. Son útiles para enfermedades raras o cuando el tiempo transcurrido entre la exposición y la enfermedad es largo.</w:t>
      </w:r>
    </w:p>
    <w:p w:rsidR="00000000" w:rsidDel="00000000" w:rsidP="00000000" w:rsidRDefault="00000000" w:rsidRPr="00000000" w14:paraId="00000314">
      <w:pPr>
        <w:jc w:val="both"/>
        <w:rPr/>
      </w:pPr>
      <w:r w:rsidDel="00000000" w:rsidR="00000000" w:rsidRPr="00000000">
        <w:rPr>
          <w:rtl w:val="0"/>
        </w:rPr>
      </w:r>
    </w:p>
    <w:p w:rsidR="00000000" w:rsidDel="00000000" w:rsidP="00000000" w:rsidRDefault="00000000" w:rsidRPr="00000000" w14:paraId="00000315">
      <w:pPr>
        <w:jc w:val="both"/>
        <w:rPr/>
      </w:pPr>
      <w:r w:rsidDel="00000000" w:rsidR="00000000" w:rsidRPr="00000000">
        <w:rPr>
          <w:b w:val="1"/>
          <w:bCs w:val="1"/>
          <w:rtl w:val="0"/>
        </w:rPr>
        <w:t xml:space="preserve">Estudios de cohortes:</w:t>
      </w:r>
      <w:r w:rsidDel="00000000" w:rsidR="00000000" w:rsidRPr="00000000">
        <w:rPr>
          <w:rtl w:val="0"/>
        </w:rPr>
        <w:t xml:space="preserve"> parten de la exposición y siguen a las personas a futuro para ver si desarrollan la enfermedad. Son útiles para enfermedades comunes o cuando se quiere estudiar múltiples efectos de una misma exposición.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Como bonus, ten presente que la medida de asociación en estudios de cohortes es el riesgo relativo y en casos controles es el odds ratio.</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pStyle w:val="Heading1"/>
        <w:rPr/>
      </w:pPr>
      <w:bookmarkStart w:colFirst="0" w:colLast="0" w:name="_333m5irka629" w:id="36"/>
      <w:bookmarkEnd w:id="36"/>
      <w:r w:rsidDel="00000000" w:rsidR="00000000" w:rsidRPr="00000000">
        <w:rPr>
          <w:rtl w:val="0"/>
        </w:rPr>
        <w:t xml:space="preserve">INTERVALO DE CONFIANZA y RR cómo interpretarlos explicado FÁCIL para exámenes de residencia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Empecemos con el Riesgo relativo  la medida de asociación que se usa en estudios de COHORTES y nos habla de la diferencia de riesgo entre dos grupos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Imagina un estudio que compara la incidencia de gripe entre personas vacunadas y no vacunadas.</w:t>
      </w:r>
    </w:p>
    <w:p w:rsidR="00000000" w:rsidDel="00000000" w:rsidP="00000000" w:rsidRDefault="00000000" w:rsidRPr="00000000" w14:paraId="0000031F">
      <w:pPr>
        <w:spacing w:after="240" w:before="240" w:lineRule="auto"/>
        <w:ind w:left="0" w:firstLine="0"/>
        <w:rPr/>
      </w:pPr>
      <w:r w:rsidDel="00000000" w:rsidR="00000000" w:rsidRPr="00000000">
        <w:rPr>
          <w:b w:val="1"/>
          <w:bCs w:val="1"/>
          <w:rtl w:val="0"/>
        </w:rPr>
        <w:t xml:space="preserve">En el Grupo vacunado tuvimos </w:t>
      </w:r>
      <w:r w:rsidDel="00000000" w:rsidR="00000000" w:rsidRPr="00000000">
        <w:rPr>
          <w:rtl w:val="0"/>
        </w:rPr>
        <w:t xml:space="preserve">5 casos de gripe por cada 100 personas.</w:t>
      </w:r>
    </w:p>
    <w:p w:rsidR="00000000" w:rsidDel="00000000" w:rsidP="00000000" w:rsidRDefault="00000000" w:rsidRPr="00000000" w14:paraId="00000320">
      <w:pPr>
        <w:spacing w:after="240" w:before="240" w:lineRule="auto"/>
        <w:ind w:left="0" w:firstLine="0"/>
        <w:rPr/>
      </w:pPr>
      <w:r w:rsidDel="00000000" w:rsidR="00000000" w:rsidRPr="00000000">
        <w:rPr>
          <w:b w:val="1"/>
          <w:bCs w:val="1"/>
          <w:rtl w:val="0"/>
        </w:rPr>
        <w:t xml:space="preserve">y el Grupo no vacunado TUVO </w:t>
      </w:r>
      <w:r w:rsidDel="00000000" w:rsidR="00000000" w:rsidRPr="00000000">
        <w:rPr>
          <w:rtl w:val="0"/>
        </w:rPr>
        <w:t xml:space="preserve">15 casos de gripe por cada 100 personas.</w:t>
      </w:r>
    </w:p>
    <w:p w:rsidR="00000000" w:rsidDel="00000000" w:rsidP="00000000" w:rsidRDefault="00000000" w:rsidRPr="00000000" w14:paraId="00000321">
      <w:pPr>
        <w:spacing w:after="240" w:before="240" w:lineRule="auto"/>
        <w:ind w:left="0" w:firstLine="0"/>
        <w:rPr>
          <w:b w:val="1"/>
          <w:bCs w:val="1"/>
        </w:rPr>
      </w:pPr>
      <w:r w:rsidDel="00000000" w:rsidR="00000000" w:rsidRPr="00000000">
        <w:rPr>
          <w:b w:val="1"/>
          <w:bCs w:val="1"/>
          <w:rtl w:val="0"/>
        </w:rPr>
        <w:t xml:space="preserve">Calculamos el RR y nos da igual a 3 </w:t>
      </w:r>
    </w:p>
    <w:p w:rsidR="00000000" w:rsidDel="00000000" w:rsidP="00000000" w:rsidRDefault="00000000" w:rsidRPr="00000000" w14:paraId="00000322">
      <w:pPr>
        <w:spacing w:after="240" w:before="240" w:lineRule="auto"/>
        <w:ind w:left="0" w:firstLine="0"/>
        <w:rPr>
          <w:b w:val="1"/>
          <w:bCs w:val="1"/>
        </w:rPr>
      </w:pPr>
      <w:r w:rsidDel="00000000" w:rsidR="00000000" w:rsidRPr="00000000">
        <w:rPr>
          <w:b w:val="1"/>
          <w:bCs w:val="1"/>
          <w:rtl w:val="0"/>
        </w:rPr>
        <w:t xml:space="preserve">RR = (15/100) / (5/100) = 3</w:t>
      </w:r>
    </w:p>
    <w:p w:rsidR="00000000" w:rsidDel="00000000" w:rsidP="00000000" w:rsidRDefault="00000000" w:rsidRPr="00000000" w14:paraId="00000323">
      <w:pPr>
        <w:spacing w:after="240" w:before="240" w:lineRule="auto"/>
        <w:ind w:left="0" w:firstLine="0"/>
        <w:rPr/>
      </w:pPr>
      <w:r w:rsidDel="00000000" w:rsidR="00000000" w:rsidRPr="00000000">
        <w:rPr>
          <w:b w:val="1"/>
          <w:bCs w:val="1"/>
          <w:rtl w:val="0"/>
        </w:rPr>
        <w:t xml:space="preserve">Eso quiere decir que :</w:t>
      </w:r>
      <w:r w:rsidDel="00000000" w:rsidR="00000000" w:rsidRPr="00000000">
        <w:rPr>
          <w:rtl w:val="0"/>
        </w:rPr>
        <w:t xml:space="preserve"> Las personas no vacunadas tienen el triple de riesgo de contraer gripe en comparación con las personas vacunadas.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Y dependiendo del resultado si el RR</w:t>
      </w:r>
    </w:p>
    <w:p w:rsidR="00000000" w:rsidDel="00000000" w:rsidP="00000000" w:rsidRDefault="00000000" w:rsidRPr="00000000" w14:paraId="00000326">
      <w:pPr>
        <w:rPr/>
      </w:pPr>
      <w:r w:rsidDel="00000000" w:rsidR="00000000" w:rsidRPr="00000000">
        <w:rPr>
          <w:rtl w:val="0"/>
        </w:rPr>
        <w:t xml:space="preserve">&gt; 1: quiere decir que hay más riesgo en el grupo expuesto.</w:t>
      </w:r>
    </w:p>
    <w:p w:rsidR="00000000" w:rsidDel="00000000" w:rsidP="00000000" w:rsidRDefault="00000000" w:rsidRPr="00000000" w14:paraId="00000327">
      <w:pPr>
        <w:rPr/>
      </w:pPr>
      <w:r w:rsidDel="00000000" w:rsidR="00000000" w:rsidRPr="00000000">
        <w:rPr>
          <w:rtl w:val="0"/>
        </w:rPr>
        <w:t xml:space="preserve">&lt; 1: significa que hay menos riesgo en el grupo expuesto.</w:t>
      </w:r>
    </w:p>
    <w:p w:rsidR="00000000" w:rsidDel="00000000" w:rsidP="00000000" w:rsidRDefault="00000000" w:rsidRPr="00000000" w14:paraId="00000328">
      <w:pPr>
        <w:rPr/>
      </w:pPr>
      <w:r w:rsidDel="00000000" w:rsidR="00000000" w:rsidRPr="00000000">
        <w:rPr>
          <w:rtl w:val="0"/>
        </w:rPr>
        <w:t xml:space="preserve">RR = 1: nos dice que el riesgo es igual en ambos grupos.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Ahora hablemos sobre el intervalo de confianza que básicamente es decir: “si repetimos el estudio 100 veces cuál sería el rango REAL de los valores del riesgo relativo o la medida de asociación.”</w:t>
      </w:r>
    </w:p>
    <w:p w:rsidR="00000000" w:rsidDel="00000000" w:rsidP="00000000" w:rsidRDefault="00000000" w:rsidRPr="00000000" w14:paraId="0000032B">
      <w:pPr>
        <w:spacing w:after="240" w:before="240" w:lineRule="auto"/>
        <w:rPr/>
      </w:pPr>
      <w:r w:rsidDel="00000000" w:rsidR="00000000" w:rsidRPr="00000000">
        <w:rPr>
          <w:rtl w:val="0"/>
        </w:rPr>
        <w:t xml:space="preserve">En el mismo ejemplo de los vacunados Imagina que además del RR, el estudio nos proporciona un IC del 95% para este RR, que es de 2.5 a 3.5.</w:t>
      </w:r>
    </w:p>
    <w:p w:rsidR="00000000" w:rsidDel="00000000" w:rsidP="00000000" w:rsidRDefault="00000000" w:rsidRPr="00000000" w14:paraId="0000032C">
      <w:pPr>
        <w:spacing w:after="240" w:before="240" w:lineRule="auto"/>
        <w:rPr/>
      </w:pPr>
      <w:r w:rsidDel="00000000" w:rsidR="00000000" w:rsidRPr="00000000">
        <w:rPr>
          <w:rtl w:val="0"/>
        </w:rPr>
        <w:t xml:space="preserve">eso quiere decir que de repetir este estudio de la vacuna contra la gripe 100 veces, con diferentes grupos de personas cada vez, esperaríamos que:</w:t>
      </w:r>
    </w:p>
    <w:p w:rsidR="00000000" w:rsidDel="00000000" w:rsidP="00000000" w:rsidRDefault="00000000" w:rsidRPr="00000000" w14:paraId="0000032D">
      <w:pPr>
        <w:numPr>
          <w:ilvl w:val="0"/>
          <w:numId w:val="8"/>
        </w:numPr>
        <w:spacing w:after="240" w:before="240" w:lineRule="auto"/>
        <w:ind w:left="720" w:hanging="360"/>
      </w:pPr>
      <w:r w:rsidDel="00000000" w:rsidR="00000000" w:rsidRPr="00000000">
        <w:rPr>
          <w:b w:val="1"/>
          <w:bCs w:val="1"/>
          <w:rtl w:val="0"/>
        </w:rPr>
        <w:t xml:space="preserve">En aproximadamente 95 de esos estudios:</w:t>
      </w:r>
      <w:r w:rsidDel="00000000" w:rsidR="00000000" w:rsidRPr="00000000">
        <w:rPr>
          <w:rtl w:val="0"/>
        </w:rPr>
        <w:t xml:space="preserve"> El RR se encuentra entre 2.5 y 3.5. La interpretación es que en la mayoría de los casos, encontraríamos que las personas no vacunadas tienen entre 2.5 y 3.5 veces más probabilidades de contraer gripe.</w:t>
      </w:r>
    </w:p>
    <w:p w:rsidR="00000000" w:rsidDel="00000000" w:rsidP="00000000" w:rsidRDefault="00000000" w:rsidRPr="00000000" w14:paraId="0000032E">
      <w:pPr>
        <w:spacing w:after="240" w:before="240" w:lineRule="auto"/>
        <w:rPr/>
      </w:pPr>
      <w:r w:rsidDel="00000000" w:rsidR="00000000" w:rsidRPr="00000000">
        <w:rPr>
          <w:rtl w:val="0"/>
        </w:rPr>
        <w:t xml:space="preserve">Ahora que pasa si el intervalo de confianza en un estudio tiene un rango que atraviesa el número 1</w:t>
      </w:r>
    </w:p>
    <w:p w:rsidR="00000000" w:rsidDel="00000000" w:rsidP="00000000" w:rsidRDefault="00000000" w:rsidRPr="00000000" w14:paraId="0000032F">
      <w:pPr>
        <w:spacing w:after="240" w:before="240" w:lineRule="auto"/>
        <w:rPr/>
      </w:pPr>
      <w:r w:rsidDel="00000000" w:rsidR="00000000" w:rsidRPr="00000000">
        <w:rPr>
          <w:rtl w:val="0"/>
        </w:rPr>
        <w:t xml:space="preserve">Supongamos que el intervalo de confianza para el mismo estudio (IC) al 95% es de 0.8 a 4.5.</w:t>
      </w:r>
    </w:p>
    <w:p w:rsidR="00000000" w:rsidDel="00000000" w:rsidP="00000000" w:rsidRDefault="00000000" w:rsidRPr="00000000" w14:paraId="00000330">
      <w:pPr>
        <w:spacing w:after="240" w:before="240" w:lineRule="auto"/>
        <w:rPr/>
      </w:pPr>
      <w:r w:rsidDel="00000000" w:rsidR="00000000" w:rsidRPr="00000000">
        <w:rPr>
          <w:rtl w:val="0"/>
        </w:rPr>
        <w:t xml:space="preserve">Esto quiere decir que si repetimos el estudio 100 veces en algunos casos podríamos encontrar que la vacuna es efectiva (RR &lt; 1), en otros que no hay diferencia (RR = 1) e incluso en algunos podríamos encontrar que la vacuna aumenta el riesgo (RR &gt; 1)</w:t>
      </w:r>
    </w:p>
    <w:p w:rsidR="00000000" w:rsidDel="00000000" w:rsidP="00000000" w:rsidRDefault="00000000" w:rsidRPr="00000000" w14:paraId="00000331">
      <w:pPr>
        <w:spacing w:after="240" w:before="240" w:lineRule="auto"/>
        <w:rPr/>
      </w:pPr>
      <w:r w:rsidDel="00000000" w:rsidR="00000000" w:rsidRPr="00000000">
        <w:rPr>
          <w:rtl w:val="0"/>
        </w:rPr>
        <w:t xml:space="preserve">Por lo tanto no podemos sacar una conclusión con un IC que incluya la unidad dentro de su rango</w:t>
      </w:r>
    </w:p>
    <w:p w:rsidR="00000000" w:rsidDel="00000000" w:rsidP="00000000" w:rsidRDefault="00000000" w:rsidRPr="00000000" w14:paraId="00000332">
      <w:pPr>
        <w:spacing w:after="240" w:before="240" w:lineRule="auto"/>
        <w:rPr/>
      </w:pPr>
      <w:r w:rsidDel="00000000" w:rsidR="00000000" w:rsidRPr="00000000">
        <w:rPr>
          <w:rtl w:val="0"/>
        </w:rPr>
        <w:t xml:space="preserve">Como bonus recuerda que el ODDS RATIO es una medida de asociación que tiene una interpretación prácticamente igual al RR para exámenes de residencia solo debes saber que su uso es más común en estudios de casos y controles.</w:t>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sz w:val="28"/>
          <w:szCs w:val="28"/>
          <w:u w:val="single"/>
        </w:rPr>
      </w:pPr>
      <w:r w:rsidDel="00000000" w:rsidR="00000000" w:rsidRPr="00000000">
        <w:rPr>
          <w:sz w:val="28"/>
          <w:szCs w:val="28"/>
          <w:u w:val="single"/>
          <w:rtl w:val="0"/>
        </w:rPr>
        <w:t xml:space="preserve">Corrección sugerida</w:t>
      </w:r>
    </w:p>
    <w:p w:rsidR="00000000" w:rsidDel="00000000" w:rsidP="00000000" w:rsidRDefault="00000000" w:rsidRPr="00000000" w14:paraId="00000335">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336">
      <w:pPr>
        <w:spacing w:after="240" w:before="240" w:lineRule="auto"/>
        <w:jc w:val="both"/>
        <w:rPr>
          <w:sz w:val="26"/>
          <w:szCs w:val="26"/>
        </w:rPr>
      </w:pPr>
      <w:r w:rsidDel="00000000" w:rsidR="00000000" w:rsidRPr="00000000">
        <w:rPr>
          <w:sz w:val="26"/>
          <w:szCs w:val="26"/>
          <w:rtl w:val="0"/>
        </w:rPr>
        <w:t xml:space="preserve">Riesgo relativo e intérvalo de confianza:</w:t>
      </w:r>
    </w:p>
    <w:p w:rsidR="00000000" w:rsidDel="00000000" w:rsidP="00000000" w:rsidRDefault="00000000" w:rsidRPr="00000000" w14:paraId="00000337">
      <w:pPr>
        <w:spacing w:after="240" w:before="240" w:lineRule="auto"/>
        <w:jc w:val="both"/>
        <w:rPr>
          <w:sz w:val="26"/>
          <w:szCs w:val="26"/>
        </w:rPr>
      </w:pPr>
      <w:r w:rsidDel="00000000" w:rsidR="00000000" w:rsidRPr="00000000">
        <w:rPr>
          <w:sz w:val="26"/>
          <w:szCs w:val="26"/>
          <w:rtl w:val="0"/>
        </w:rPr>
        <w:t xml:space="preserve">El riesgo relativo es una medida de asociación que se usa en los estudios de cohortes. Lo interpretamos de la siguiente manera:</w:t>
      </w:r>
    </w:p>
    <w:p w:rsidR="00000000" w:rsidDel="00000000" w:rsidP="00000000" w:rsidRDefault="00000000" w:rsidRPr="00000000" w14:paraId="00000338">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339">
      <w:pPr>
        <w:spacing w:after="240" w:before="240" w:lineRule="auto"/>
        <w:jc w:val="both"/>
        <w:rPr>
          <w:sz w:val="26"/>
          <w:szCs w:val="26"/>
        </w:rPr>
      </w:pPr>
      <w:r w:rsidDel="00000000" w:rsidR="00000000" w:rsidRPr="00000000">
        <w:rPr>
          <w:sz w:val="26"/>
          <w:szCs w:val="26"/>
          <w:rtl w:val="0"/>
        </w:rPr>
        <w:t xml:space="preserve">Un valor mayor de 1 quiere decir que hay más riesgo en el grupo expuesto.</w:t>
      </w:r>
    </w:p>
    <w:p w:rsidR="00000000" w:rsidDel="00000000" w:rsidP="00000000" w:rsidRDefault="00000000" w:rsidRPr="00000000" w14:paraId="0000033A">
      <w:pPr>
        <w:spacing w:after="240" w:before="240" w:lineRule="auto"/>
        <w:jc w:val="both"/>
        <w:rPr>
          <w:sz w:val="26"/>
          <w:szCs w:val="26"/>
        </w:rPr>
      </w:pPr>
      <w:r w:rsidDel="00000000" w:rsidR="00000000" w:rsidRPr="00000000">
        <w:rPr>
          <w:sz w:val="26"/>
          <w:szCs w:val="26"/>
          <w:rtl w:val="0"/>
        </w:rPr>
        <w:t xml:space="preserve">Un valor menor de 1 significa que hay menos riesgo en el grupo expuesto.</w:t>
      </w:r>
    </w:p>
    <w:p w:rsidR="00000000" w:rsidDel="00000000" w:rsidP="00000000" w:rsidRDefault="00000000" w:rsidRPr="00000000" w14:paraId="0000033B">
      <w:pPr>
        <w:spacing w:after="240" w:before="240" w:lineRule="auto"/>
        <w:jc w:val="both"/>
        <w:rPr>
          <w:sz w:val="26"/>
          <w:szCs w:val="26"/>
        </w:rPr>
      </w:pPr>
      <w:r w:rsidDel="00000000" w:rsidR="00000000" w:rsidRPr="00000000">
        <w:rPr>
          <w:sz w:val="26"/>
          <w:szCs w:val="26"/>
          <w:rtl w:val="0"/>
        </w:rPr>
        <w:t xml:space="preserve">Un valor de 1 significa que no hay asociación.</w:t>
      </w:r>
    </w:p>
    <w:p w:rsidR="00000000" w:rsidDel="00000000" w:rsidP="00000000" w:rsidRDefault="00000000" w:rsidRPr="00000000" w14:paraId="0000033C">
      <w:pPr>
        <w:spacing w:after="240" w:before="240" w:lineRule="auto"/>
        <w:jc w:val="both"/>
        <w:rPr>
          <w:sz w:val="26"/>
          <w:szCs w:val="26"/>
        </w:rPr>
      </w:pPr>
      <w:r w:rsidDel="00000000" w:rsidR="00000000" w:rsidRPr="00000000">
        <w:rPr>
          <w:sz w:val="26"/>
          <w:szCs w:val="26"/>
          <w:rtl w:val="0"/>
        </w:rPr>
        <w:t xml:space="preserve">Imaginemos que en un estudio queremos saber el riesgo de influenza en personas vacunadas versus no vacunadas y nos dicen que el riesgo relativo es de 3; esto quiere decir que EN EL ESTUDIO las personas no vacunadas tienen 3 veces más riesgo de contraer influenza.</w:t>
      </w:r>
    </w:p>
    <w:p w:rsidR="00000000" w:rsidDel="00000000" w:rsidP="00000000" w:rsidRDefault="00000000" w:rsidRPr="00000000" w14:paraId="0000033D">
      <w:pPr>
        <w:spacing w:after="240" w:before="240" w:lineRule="auto"/>
        <w:jc w:val="both"/>
        <w:rPr>
          <w:sz w:val="26"/>
          <w:szCs w:val="26"/>
        </w:rPr>
      </w:pPr>
      <w:r w:rsidDel="00000000" w:rsidR="00000000" w:rsidRPr="00000000">
        <w:rPr>
          <w:sz w:val="26"/>
          <w:szCs w:val="26"/>
          <w:rtl w:val="0"/>
        </w:rPr>
        <w:t xml:space="preserve">¿Pero qué pasa si quiero saber el riesgo en la población? Para uso utilizamos el intérvalo de confianza.</w:t>
      </w:r>
    </w:p>
    <w:p w:rsidR="00000000" w:rsidDel="00000000" w:rsidP="00000000" w:rsidRDefault="00000000" w:rsidRPr="00000000" w14:paraId="0000033E">
      <w:pPr>
        <w:spacing w:after="240" w:before="240" w:lineRule="auto"/>
        <w:jc w:val="both"/>
        <w:rPr>
          <w:sz w:val="26"/>
          <w:szCs w:val="26"/>
        </w:rPr>
      </w:pPr>
      <w:r w:rsidDel="00000000" w:rsidR="00000000" w:rsidRPr="00000000">
        <w:rPr>
          <w:sz w:val="26"/>
          <w:szCs w:val="26"/>
          <w:rtl w:val="0"/>
        </w:rPr>
        <w:t xml:space="preserve">El intérvalo de confianza es una medida que permite extrapolar los resultados de los ensayos a la población general. En términos prácticos, nos dice como serían los resultados si repitiéramos el estudio MUCHÍSIMAS VECES con una población similar.</w:t>
        <w:tab/>
      </w:r>
    </w:p>
    <w:p w:rsidR="00000000" w:rsidDel="00000000" w:rsidP="00000000" w:rsidRDefault="00000000" w:rsidRPr="00000000" w14:paraId="0000033F">
      <w:pPr>
        <w:spacing w:after="240" w:before="240" w:lineRule="auto"/>
        <w:jc w:val="both"/>
        <w:rPr>
          <w:sz w:val="26"/>
          <w:szCs w:val="26"/>
        </w:rPr>
      </w:pPr>
      <w:r w:rsidDel="00000000" w:rsidR="00000000" w:rsidRPr="00000000">
        <w:rPr>
          <w:sz w:val="26"/>
          <w:szCs w:val="26"/>
          <w:rtl w:val="0"/>
        </w:rPr>
        <w:t xml:space="preserve">Supongamos que en el mismo estudio nos dicen que el intérvalo de confianza es de 2.5 a 3.5; esto quiere decir que si repitiéramos el estudio muchísimas veces, en un 95% de los casos el riesgo relativo estaría entre 2.5 y 3.5, es decir, los no vacunados tendrían un riesgo 2.5 a 3.5 veces mayor de contraer influenza.</w:t>
      </w:r>
    </w:p>
    <w:p w:rsidR="00000000" w:rsidDel="00000000" w:rsidP="00000000" w:rsidRDefault="00000000" w:rsidRPr="00000000" w14:paraId="00000340">
      <w:pPr>
        <w:spacing w:after="240" w:before="240" w:lineRule="auto"/>
        <w:jc w:val="both"/>
        <w:rPr>
          <w:highlight w:val="yellow"/>
        </w:rPr>
      </w:pPr>
      <w:r w:rsidDel="00000000" w:rsidR="00000000" w:rsidRPr="00000000">
        <w:rPr>
          <w:sz w:val="26"/>
          <w:szCs w:val="26"/>
          <w:rtl w:val="0"/>
        </w:rPr>
        <w:t xml:space="preserve">Ahora, ¿qué pasaría si fuera de 0.8 a 2.5? Es decir el intervalo de confianza atraviesa la unidad No podríamos concluir nada, ya que si repitiéramos el estudio muchísimas veces, encontraríamos que en ocasiones los no vacunados si tienen más riesgo, pero que en otras ocasiones incluso el riesgo es menor. </w:t>
      </w:r>
      <w:r w:rsidDel="00000000" w:rsidR="00000000" w:rsidRPr="00000000">
        <w:rPr>
          <w:sz w:val="26"/>
          <w:szCs w:val="26"/>
          <w:rtl w:val="0"/>
        </w:rPr>
        <w:t xml:space="preserve">Por lo tanto no podemos sacar una conclusión con un IC que incluya la unidad dentro de su rango.</w:t>
      </w:r>
      <w:r w:rsidDel="00000000" w:rsidR="00000000" w:rsidRPr="00000000">
        <w:rPr>
          <w:rtl w:val="0"/>
        </w:rPr>
      </w:r>
    </w:p>
    <w:p w:rsidR="00000000" w:rsidDel="00000000" w:rsidP="00000000" w:rsidRDefault="00000000" w:rsidRPr="00000000" w14:paraId="00000341">
      <w:pPr>
        <w:spacing w:after="240" w:before="240" w:lineRule="auto"/>
        <w:rPr>
          <w:highlight w:val="yellow"/>
        </w:rPr>
      </w:pPr>
      <w:r w:rsidDel="00000000" w:rsidR="00000000" w:rsidRPr="00000000">
        <w:rPr>
          <w:highlight w:val="yellow"/>
          <w:rtl w:val="0"/>
        </w:rPr>
        <w:t xml:space="preserve">Esto quiere decir que si repetimos el estudio 100 veces en algunos casos podríamos encontrar que la vacuna es efectiva (RR &lt; 1), en otros que no hay diferencia (RR = 1) e incluso en algunos podríamos encontrar que la vacuna aumenta el riesgo (RR &gt; 1)</w:t>
      </w:r>
    </w:p>
    <w:p w:rsidR="00000000" w:rsidDel="00000000" w:rsidP="00000000" w:rsidRDefault="00000000" w:rsidRPr="00000000" w14:paraId="0000034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pStyle w:val="Heading1"/>
        <w:spacing w:after="240" w:before="240" w:lineRule="auto"/>
        <w:rPr/>
      </w:pPr>
      <w:bookmarkStart w:colFirst="0" w:colLast="0" w:name="_bcek1fk6vj02" w:id="37"/>
      <w:bookmarkEnd w:id="37"/>
      <w:r w:rsidDel="00000000" w:rsidR="00000000" w:rsidRPr="00000000">
        <w:rPr>
          <w:rtl w:val="0"/>
        </w:rPr>
        <w:t xml:space="preserve">HERNIAS INGUINALES DIRECTA VS INDIRECTA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jc w:val="both"/>
        <w:rPr>
          <w:sz w:val="26"/>
          <w:szCs w:val="26"/>
        </w:rPr>
      </w:pPr>
      <w:r w:rsidDel="00000000" w:rsidR="00000000" w:rsidRPr="00000000">
        <w:rPr>
          <w:sz w:val="26"/>
          <w:szCs w:val="26"/>
          <w:rtl w:val="0"/>
        </w:rPr>
        <w:t xml:space="preserve">Pregunta de cirugía general que nunca falta en un exámen de residencia</w:t>
      </w:r>
    </w:p>
    <w:p w:rsidR="00000000" w:rsidDel="00000000" w:rsidP="00000000" w:rsidRDefault="00000000" w:rsidRPr="00000000" w14:paraId="00000347">
      <w:pPr>
        <w:jc w:val="both"/>
        <w:rPr>
          <w:sz w:val="26"/>
          <w:szCs w:val="26"/>
        </w:rPr>
      </w:pPr>
      <w:r w:rsidDel="00000000" w:rsidR="00000000" w:rsidRPr="00000000">
        <w:rPr>
          <w:rtl w:val="0"/>
        </w:rPr>
      </w:r>
    </w:p>
    <w:p w:rsidR="00000000" w:rsidDel="00000000" w:rsidP="00000000" w:rsidRDefault="00000000" w:rsidRPr="00000000" w14:paraId="00000348">
      <w:pPr>
        <w:jc w:val="both"/>
        <w:rPr>
          <w:sz w:val="26"/>
          <w:szCs w:val="26"/>
        </w:rPr>
      </w:pPr>
      <w:r w:rsidDel="00000000" w:rsidR="00000000" w:rsidRPr="00000000">
        <w:rPr>
          <w:sz w:val="26"/>
          <w:szCs w:val="26"/>
          <w:rtl w:val="0"/>
        </w:rPr>
        <w:t xml:space="preserve">Cómo diferenciar las hernias inguinales DIRECTAS e INDIRECTAS.</w:t>
      </w:r>
    </w:p>
    <w:p w:rsidR="00000000" w:rsidDel="00000000" w:rsidP="00000000" w:rsidRDefault="00000000" w:rsidRPr="00000000" w14:paraId="00000349">
      <w:pPr>
        <w:jc w:val="both"/>
        <w:rPr>
          <w:sz w:val="26"/>
          <w:szCs w:val="26"/>
        </w:rPr>
      </w:pPr>
      <w:r w:rsidDel="00000000" w:rsidR="00000000" w:rsidRPr="00000000">
        <w:rPr>
          <w:rtl w:val="0"/>
        </w:rPr>
      </w:r>
    </w:p>
    <w:p w:rsidR="00000000" w:rsidDel="00000000" w:rsidP="00000000" w:rsidRDefault="00000000" w:rsidRPr="00000000" w14:paraId="0000034A">
      <w:pPr>
        <w:jc w:val="both"/>
        <w:rPr>
          <w:sz w:val="26"/>
          <w:szCs w:val="26"/>
        </w:rPr>
      </w:pPr>
      <w:r w:rsidDel="00000000" w:rsidR="00000000" w:rsidRPr="00000000">
        <w:rPr>
          <w:sz w:val="26"/>
          <w:szCs w:val="26"/>
          <w:rtl w:val="0"/>
        </w:rPr>
        <w:t xml:space="preserve">Ambas son una protrusión de tejido a través de una debilidad en la pared abdominal inferior, las diferencias radican en su origen, trayecto y presentación clínica.</w:t>
      </w:r>
    </w:p>
    <w:p w:rsidR="00000000" w:rsidDel="00000000" w:rsidP="00000000" w:rsidRDefault="00000000" w:rsidRPr="00000000" w14:paraId="0000034B">
      <w:pPr>
        <w:jc w:val="both"/>
        <w:rPr>
          <w:sz w:val="26"/>
          <w:szCs w:val="26"/>
        </w:rPr>
      </w:pPr>
      <w:r w:rsidDel="00000000" w:rsidR="00000000" w:rsidRPr="00000000">
        <w:rPr>
          <w:rtl w:val="0"/>
        </w:rPr>
      </w:r>
    </w:p>
    <w:p w:rsidR="00000000" w:rsidDel="00000000" w:rsidP="00000000" w:rsidRDefault="00000000" w:rsidRPr="00000000" w14:paraId="0000034C">
      <w:pPr>
        <w:jc w:val="both"/>
        <w:rPr>
          <w:sz w:val="26"/>
          <w:szCs w:val="26"/>
        </w:rPr>
      </w:pPr>
      <w:r w:rsidDel="00000000" w:rsidR="00000000" w:rsidRPr="00000000">
        <w:rPr>
          <w:sz w:val="26"/>
          <w:szCs w:val="26"/>
          <w:rtl w:val="0"/>
        </w:rPr>
        <w:t xml:space="preserve">Y si estás preparándote para tu examen de residencia siguenos para que no falles ninguna pregunta.</w:t>
      </w:r>
    </w:p>
    <w:p w:rsidR="00000000" w:rsidDel="00000000" w:rsidP="00000000" w:rsidRDefault="00000000" w:rsidRPr="00000000" w14:paraId="0000034D">
      <w:pPr>
        <w:jc w:val="both"/>
        <w:rPr>
          <w:sz w:val="26"/>
          <w:szCs w:val="26"/>
        </w:rPr>
      </w:pPr>
      <w:r w:rsidDel="00000000" w:rsidR="00000000" w:rsidRPr="00000000">
        <w:rPr>
          <w:rtl w:val="0"/>
        </w:rPr>
      </w:r>
    </w:p>
    <w:p w:rsidR="00000000" w:rsidDel="00000000" w:rsidP="00000000" w:rsidRDefault="00000000" w:rsidRPr="00000000" w14:paraId="0000034E">
      <w:pPr>
        <w:jc w:val="both"/>
        <w:rPr>
          <w:sz w:val="26"/>
          <w:szCs w:val="26"/>
        </w:rPr>
      </w:pPr>
      <w:r w:rsidDel="00000000" w:rsidR="00000000" w:rsidRPr="00000000">
        <w:rPr>
          <w:sz w:val="26"/>
          <w:szCs w:val="26"/>
          <w:rtl w:val="0"/>
        </w:rPr>
        <w:t xml:space="preserve">Primero la Hernia DIRECTA, recuerda que está protruye a través del triángulo de Hesselbach delimitado por los vasos epigástricos inferiores el borde lateral del recto abdominal y el ligamento inguinal, suele aparecer en adultos mayores y se asocia al esfuerzo físico, la tos crónica y la obesidad</w:t>
      </w:r>
    </w:p>
    <w:p w:rsidR="00000000" w:rsidDel="00000000" w:rsidP="00000000" w:rsidRDefault="00000000" w:rsidRPr="00000000" w14:paraId="0000034F">
      <w:pPr>
        <w:jc w:val="both"/>
        <w:rPr>
          <w:sz w:val="26"/>
          <w:szCs w:val="26"/>
        </w:rPr>
      </w:pPr>
      <w:r w:rsidDel="00000000" w:rsidR="00000000" w:rsidRPr="00000000">
        <w:rPr>
          <w:rtl w:val="0"/>
        </w:rPr>
      </w:r>
    </w:p>
    <w:p w:rsidR="00000000" w:rsidDel="00000000" w:rsidP="00000000" w:rsidRDefault="00000000" w:rsidRPr="00000000" w14:paraId="00000350">
      <w:pPr>
        <w:jc w:val="both"/>
        <w:rPr>
          <w:sz w:val="26"/>
          <w:szCs w:val="26"/>
        </w:rPr>
      </w:pPr>
      <w:r w:rsidDel="00000000" w:rsidR="00000000" w:rsidRPr="00000000">
        <w:rPr>
          <w:sz w:val="26"/>
          <w:szCs w:val="26"/>
          <w:rtl w:val="0"/>
        </w:rPr>
        <w:t xml:space="preserve">Por otro lado la INDIRECTA se produce por un defecto congénito en el cierre del conducto inguinal y pasa a través del anillo inguinal interno, es más común en niños y adultos jóvenes y suele ser más grande y móvil que la hernia directa con un dolor que se irradia al escroto.</w:t>
      </w:r>
    </w:p>
    <w:p w:rsidR="00000000" w:rsidDel="00000000" w:rsidP="00000000" w:rsidRDefault="00000000" w:rsidRPr="00000000" w14:paraId="00000351">
      <w:pPr>
        <w:jc w:val="both"/>
        <w:rPr>
          <w:sz w:val="26"/>
          <w:szCs w:val="26"/>
        </w:rPr>
      </w:pPr>
      <w:r w:rsidDel="00000000" w:rsidR="00000000" w:rsidRPr="00000000">
        <w:rPr>
          <w:rtl w:val="0"/>
        </w:rPr>
      </w:r>
    </w:p>
    <w:p w:rsidR="00000000" w:rsidDel="00000000" w:rsidP="00000000" w:rsidRDefault="00000000" w:rsidRPr="00000000" w14:paraId="00000352">
      <w:pPr>
        <w:jc w:val="both"/>
        <w:rPr>
          <w:sz w:val="26"/>
          <w:szCs w:val="26"/>
        </w:rPr>
      </w:pPr>
      <w:r w:rsidDel="00000000" w:rsidR="00000000" w:rsidRPr="00000000">
        <w:rPr>
          <w:sz w:val="26"/>
          <w:szCs w:val="26"/>
          <w:rtl w:val="0"/>
        </w:rPr>
        <w:t xml:space="preserve">Como bonus recuerda la diferencia entre incarceramiento y estrangulación.</w:t>
      </w:r>
    </w:p>
    <w:p w:rsidR="00000000" w:rsidDel="00000000" w:rsidP="00000000" w:rsidRDefault="00000000" w:rsidRPr="00000000" w14:paraId="00000353">
      <w:pPr>
        <w:jc w:val="both"/>
        <w:rPr>
          <w:sz w:val="26"/>
          <w:szCs w:val="26"/>
        </w:rPr>
      </w:pPr>
      <w:r w:rsidDel="00000000" w:rsidR="00000000" w:rsidRPr="00000000">
        <w:rPr>
          <w:rtl w:val="0"/>
        </w:rPr>
      </w:r>
    </w:p>
    <w:p w:rsidR="00000000" w:rsidDel="00000000" w:rsidP="00000000" w:rsidRDefault="00000000" w:rsidRPr="00000000" w14:paraId="00000354">
      <w:pPr>
        <w:jc w:val="both"/>
        <w:rPr>
          <w:sz w:val="26"/>
          <w:szCs w:val="26"/>
        </w:rPr>
      </w:pPr>
      <w:r w:rsidDel="00000000" w:rsidR="00000000" w:rsidRPr="00000000">
        <w:rPr>
          <w:sz w:val="26"/>
          <w:szCs w:val="26"/>
          <w:rtl w:val="0"/>
        </w:rPr>
        <w:t xml:space="preserve">Incarceramiento hace referencia a la imposibilidad de reducir una hernia</w:t>
      </w:r>
    </w:p>
    <w:p w:rsidR="00000000" w:rsidDel="00000000" w:rsidP="00000000" w:rsidRDefault="00000000" w:rsidRPr="00000000" w14:paraId="00000355">
      <w:pPr>
        <w:jc w:val="both"/>
        <w:rPr>
          <w:sz w:val="26"/>
          <w:szCs w:val="26"/>
        </w:rPr>
      </w:pPr>
      <w:r w:rsidDel="00000000" w:rsidR="00000000" w:rsidRPr="00000000">
        <w:rPr>
          <w:sz w:val="26"/>
          <w:szCs w:val="26"/>
          <w:rtl w:val="0"/>
        </w:rPr>
        <w:t xml:space="preserve">Y el estrangulamiento ocurre cuando se afecta la irrigación sanguínea del contenido de la hernia</w:t>
      </w:r>
    </w:p>
    <w:p w:rsidR="00000000" w:rsidDel="00000000" w:rsidP="00000000" w:rsidRDefault="00000000" w:rsidRPr="00000000" w14:paraId="00000356">
      <w:pPr>
        <w:jc w:val="both"/>
        <w:rPr>
          <w:sz w:val="26"/>
          <w:szCs w:val="26"/>
        </w:rPr>
      </w:pPr>
      <w:r w:rsidDel="00000000" w:rsidR="00000000" w:rsidRPr="00000000">
        <w:rPr>
          <w:rtl w:val="0"/>
        </w:rPr>
      </w:r>
    </w:p>
    <w:p w:rsidR="00000000" w:rsidDel="00000000" w:rsidP="00000000" w:rsidRDefault="00000000" w:rsidRPr="00000000" w14:paraId="00000357">
      <w:pPr>
        <w:jc w:val="both"/>
        <w:rPr>
          <w:sz w:val="26"/>
          <w:szCs w:val="26"/>
        </w:rPr>
      </w:pPr>
      <w:r w:rsidDel="00000000" w:rsidR="00000000" w:rsidRPr="00000000">
        <w:rPr>
          <w:sz w:val="26"/>
          <w:szCs w:val="26"/>
          <w:rtl w:val="0"/>
        </w:rPr>
        <w:t xml:space="preserve">Indicándose en ambas la corrección quirúrgica de urgencias.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sz w:val="24"/>
          <w:szCs w:val="24"/>
          <w:u w:val="single"/>
        </w:rPr>
      </w:pPr>
      <w:r w:rsidDel="00000000" w:rsidR="00000000" w:rsidRPr="00000000">
        <w:rPr>
          <w:sz w:val="24"/>
          <w:szCs w:val="24"/>
          <w:u w:val="single"/>
          <w:rtl w:val="0"/>
        </w:rPr>
        <w:t xml:space="preserve">Corrección sugerida:</w:t>
      </w:r>
    </w:p>
    <w:p w:rsidR="00000000" w:rsidDel="00000000" w:rsidP="00000000" w:rsidRDefault="00000000" w:rsidRPr="00000000" w14:paraId="0000035B">
      <w:pPr>
        <w:rPr>
          <w:sz w:val="24"/>
          <w:szCs w:val="24"/>
          <w:u w:val="single"/>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sz w:val="24"/>
          <w:szCs w:val="24"/>
          <w:rtl w:val="0"/>
        </w:rPr>
        <w:t xml:space="preserve">Pregunta de cirugía que nunca falta en un exámen de residencia</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Cómo diferenciar las hernias inguinales DIRECTAS e INDIRECTAS.</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Ambas son una protrusión de tejido a través de una debilidad en la pared abdominal inferior, las diferencias radican en su origen, trayecto y presentación clínica.</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Y si estás preparándote para tu examen de residencia siguenos para que no falles ninguna pregunta.</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sz w:val="24"/>
          <w:szCs w:val="24"/>
          <w:rtl w:val="0"/>
        </w:rPr>
        <w:t xml:space="preserve">Primero la Hernia DIRECTA; recuerda que esta protruye a través del triángulo de Hesselbach delimitado por los vasos epigástricos inferiores el borde lateral del recto abdominal y el ligamento inguinal, suele aparecer en adultos mayores y se asocia al esfuerzo físico, la tos crónica y la obesidad</w:t>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sz w:val="24"/>
          <w:szCs w:val="24"/>
          <w:rtl w:val="0"/>
        </w:rPr>
        <w:t xml:space="preserve">Por otro lado la INDIRECTA se produce por un defecto congénito en el cierre del conducto inguinal y pasa a través del anillo inguinal interno, es más común en niños y adultos jóvenes y suele ser más grande y móvil que la hernia directa con un dolor que se irradia al escroto.</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Como bonus recuerda la diferencia entre incarceramiento y estrangulación.</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sz w:val="24"/>
          <w:szCs w:val="24"/>
          <w:rtl w:val="0"/>
        </w:rPr>
        <w:t xml:space="preserve">Incarceramiento hace referencia a la imposibilidad de reducir una hernia y el estrangulamiento ocurre cuando se afecta la irrigación sanguínea del contenido de la hernia. En ambas la corrección quirúrgica de urgencias.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COMERCIAL: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En MEDICINA mientras unos CURSOS se cambian el nombre a PROGRAMA para venderte lo mismo una cantidad de material exagerado que te , nuestro nombre PARETOMED viene de la ley de PARETO que </w:t>
      </w:r>
    </w:p>
    <w:p w:rsidR="00000000" w:rsidDel="00000000" w:rsidP="00000000" w:rsidRDefault="00000000" w:rsidRPr="00000000" w14:paraId="00000370">
      <w:pPr>
        <w:pStyle w:val="Heading1"/>
        <w:rPr/>
      </w:pPr>
      <w:bookmarkStart w:colFirst="0" w:colLast="0" w:name="_20f99j4stl2n" w:id="38"/>
      <w:bookmarkEnd w:id="38"/>
      <w:r w:rsidDel="00000000" w:rsidR="00000000" w:rsidRPr="00000000">
        <w:rPr>
          <w:rtl w:val="0"/>
        </w:rPr>
      </w:r>
    </w:p>
    <w:p w:rsidR="00000000" w:rsidDel="00000000" w:rsidP="00000000" w:rsidRDefault="00000000" w:rsidRPr="00000000" w14:paraId="00000371">
      <w:pPr>
        <w:pStyle w:val="Heading1"/>
        <w:rPr/>
      </w:pPr>
      <w:bookmarkStart w:colFirst="0" w:colLast="0" w:name="_m5ozako4mk3f" w:id="39"/>
      <w:bookmarkEnd w:id="39"/>
      <w:r w:rsidDel="00000000" w:rsidR="00000000" w:rsidRPr="00000000">
        <w:rPr>
          <w:rtl w:val="0"/>
        </w:rPr>
        <w:t xml:space="preserve">COMERCIAL: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jc w:val="both"/>
        <w:rPr>
          <w:sz w:val="26"/>
          <w:szCs w:val="26"/>
        </w:rPr>
      </w:pPr>
      <w:r w:rsidDel="00000000" w:rsidR="00000000" w:rsidRPr="00000000">
        <w:rPr>
          <w:sz w:val="26"/>
          <w:szCs w:val="26"/>
          <w:rtl w:val="0"/>
        </w:rPr>
        <w:t xml:space="preserve">Médico que QUIERA ESPECIALIZARSE y NO CONOZCA LA LEY DE PARETO está completamente perdido.</w:t>
      </w:r>
    </w:p>
    <w:p w:rsidR="00000000" w:rsidDel="00000000" w:rsidP="00000000" w:rsidRDefault="00000000" w:rsidRPr="00000000" w14:paraId="00000374">
      <w:pPr>
        <w:jc w:val="both"/>
        <w:rPr>
          <w:sz w:val="26"/>
          <w:szCs w:val="26"/>
        </w:rPr>
      </w:pPr>
      <w:r w:rsidDel="00000000" w:rsidR="00000000" w:rsidRPr="00000000">
        <w:rPr>
          <w:rtl w:val="0"/>
        </w:rPr>
      </w:r>
    </w:p>
    <w:p w:rsidR="00000000" w:rsidDel="00000000" w:rsidP="00000000" w:rsidRDefault="00000000" w:rsidRPr="00000000" w14:paraId="00000375">
      <w:pPr>
        <w:jc w:val="both"/>
        <w:rPr>
          <w:sz w:val="26"/>
          <w:szCs w:val="26"/>
        </w:rPr>
      </w:pPr>
      <w:r w:rsidDel="00000000" w:rsidR="00000000" w:rsidRPr="00000000">
        <w:rPr>
          <w:sz w:val="26"/>
          <w:szCs w:val="26"/>
          <w:rtl w:val="0"/>
        </w:rPr>
        <w:t xml:space="preserve">Y esto es porque la LEY DE PARETO nos dice que el 80% de tus resultados viene solo de un 20% del esfuerzo eso nos invita a ser eficiente en nuestro estudio, tu no necesitas aprenderte toda la medicina desde 0 porque ya no estás en el pregrado, por eso los cursos genéricos de preparación NO SIRVEN, porque te saturan de material basura que ni siquiera preguntan en los exámenes</w:t>
      </w:r>
    </w:p>
    <w:p w:rsidR="00000000" w:rsidDel="00000000" w:rsidP="00000000" w:rsidRDefault="00000000" w:rsidRPr="00000000" w14:paraId="00000376">
      <w:pPr>
        <w:jc w:val="both"/>
        <w:rPr>
          <w:sz w:val="26"/>
          <w:szCs w:val="26"/>
        </w:rPr>
      </w:pPr>
      <w:r w:rsidDel="00000000" w:rsidR="00000000" w:rsidRPr="00000000">
        <w:rPr>
          <w:rtl w:val="0"/>
        </w:rPr>
      </w:r>
    </w:p>
    <w:p w:rsidR="00000000" w:rsidDel="00000000" w:rsidP="00000000" w:rsidRDefault="00000000" w:rsidRPr="00000000" w14:paraId="00000377">
      <w:pPr>
        <w:jc w:val="both"/>
        <w:rPr>
          <w:sz w:val="26"/>
          <w:szCs w:val="26"/>
        </w:rPr>
      </w:pPr>
      <w:r w:rsidDel="00000000" w:rsidR="00000000" w:rsidRPr="00000000">
        <w:rPr>
          <w:sz w:val="26"/>
          <w:szCs w:val="26"/>
          <w:rtl w:val="0"/>
        </w:rPr>
        <w:t xml:space="preserve">En CAMBIO en PARETOMED integramos la ley de PARETO a la preparación para exámenes de residencia médica, enfocándonos en esas preguntas y temas precisos que siempre salen en los exámenes y que debes saber para conseguir un cupo en tu especialidad soñada</w:t>
      </w:r>
    </w:p>
    <w:p w:rsidR="00000000" w:rsidDel="00000000" w:rsidP="00000000" w:rsidRDefault="00000000" w:rsidRPr="00000000" w14:paraId="00000378">
      <w:pPr>
        <w:jc w:val="both"/>
        <w:rPr>
          <w:sz w:val="26"/>
          <w:szCs w:val="26"/>
        </w:rPr>
      </w:pPr>
      <w:r w:rsidDel="00000000" w:rsidR="00000000" w:rsidRPr="00000000">
        <w:rPr>
          <w:rtl w:val="0"/>
        </w:rPr>
      </w:r>
    </w:p>
    <w:p w:rsidR="00000000" w:rsidDel="00000000" w:rsidP="00000000" w:rsidRDefault="00000000" w:rsidRPr="00000000" w14:paraId="00000379">
      <w:pPr>
        <w:jc w:val="both"/>
        <w:rPr>
          <w:sz w:val="26"/>
          <w:szCs w:val="26"/>
        </w:rPr>
      </w:pPr>
      <w:r w:rsidDel="00000000" w:rsidR="00000000" w:rsidRPr="00000000">
        <w:rPr>
          <w:sz w:val="26"/>
          <w:szCs w:val="26"/>
          <w:rtl w:val="0"/>
        </w:rPr>
        <w:t xml:space="preserve">Si quieres saber cómo en 90 días estudiando 1 hora diaria puedes estar listo para tu examen, escribe pareto en los comentarios y nos contactaremos contigo.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1"/>
        <w:jc w:val="both"/>
        <w:rPr/>
      </w:pPr>
      <w:bookmarkStart w:colFirst="0" w:colLast="0" w:name="_ur0uy667qvbf" w:id="40"/>
      <w:bookmarkEnd w:id="40"/>
      <w:r w:rsidDel="00000000" w:rsidR="00000000" w:rsidRPr="00000000">
        <w:rPr>
          <w:sz w:val="52"/>
          <w:szCs w:val="52"/>
          <w:rtl w:val="0"/>
        </w:rPr>
        <w:t xml:space="preserve">5 Signos radiográficos para tu examen de residencias</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Primer paciente: un recién nacido con cianosis y disnea a quien le realizan una radiografía de tórax y encuentran la siguiente imagen: La respuesta es un Corazón en bota propio de la Tetralogía de Fallot.</w:t>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t xml:space="preserve">Segundo paciente: </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ind w:left="0" w:firstLine="0"/>
        <w:jc w:val="both"/>
        <w:rPr/>
      </w:pPr>
      <w:r w:rsidDel="00000000" w:rsidR="00000000" w:rsidRPr="00000000">
        <w:rPr>
          <w:rtl w:val="0"/>
        </w:rPr>
        <w:t xml:space="preserve">Otro recién nacido que presenta Vómitos biliosos, distensión abdominal, e incapacidad para aumentar de peso, se le realiza radiografía abdominal que nos muestra la siguiente imagen:</w:t>
      </w:r>
    </w:p>
    <w:p w:rsidR="00000000" w:rsidDel="00000000" w:rsidP="00000000" w:rsidRDefault="00000000" w:rsidRPr="00000000" w14:paraId="00000387">
      <w:pPr>
        <w:jc w:val="both"/>
        <w:rPr/>
      </w:pPr>
      <w:r w:rsidDel="00000000" w:rsidR="00000000" w:rsidRPr="00000000">
        <w:rPr>
          <w:rtl w:val="0"/>
        </w:rPr>
        <w:t xml:space="preserve">La respuesta es signo de la Doble burbuja característico de la Atresia duodenal</w:t>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t xml:space="preserve">Tercer paciente:</w:t>
      </w:r>
    </w:p>
    <w:p w:rsidR="00000000" w:rsidDel="00000000" w:rsidP="00000000" w:rsidRDefault="00000000" w:rsidRPr="00000000" w14:paraId="0000038A">
      <w:pPr>
        <w:ind w:left="0" w:firstLine="0"/>
        <w:jc w:val="both"/>
        <w:rPr/>
      </w:pPr>
      <w:r w:rsidDel="00000000" w:rsidR="00000000" w:rsidRPr="00000000">
        <w:rPr>
          <w:rtl w:val="0"/>
        </w:rPr>
        <w:t xml:space="preserve">Un adulto con dolor abdominal intenso distensión abdominal y ausencia de deposiciones y flatos se le realiza la siguiente serie de abdomen:</w:t>
      </w:r>
    </w:p>
    <w:p w:rsidR="00000000" w:rsidDel="00000000" w:rsidP="00000000" w:rsidRDefault="00000000" w:rsidRPr="00000000" w14:paraId="0000038B">
      <w:pPr>
        <w:jc w:val="both"/>
        <w:rPr/>
      </w:pPr>
      <w:r w:rsidDel="00000000" w:rsidR="00000000" w:rsidRPr="00000000">
        <w:rPr>
          <w:rtl w:val="0"/>
        </w:rPr>
        <w:t xml:space="preserve">Aquí vemos el signo del Grano de cafè propio de un Vólvulo del sigmoides</w:t>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jc w:val="both"/>
        <w:rPr/>
      </w:pPr>
      <w:r w:rsidDel="00000000" w:rsidR="00000000" w:rsidRPr="00000000">
        <w:rPr>
          <w:rtl w:val="0"/>
        </w:rPr>
        <w:t xml:space="preserve">Cuarto paciente: </w:t>
      </w:r>
    </w:p>
    <w:p w:rsidR="00000000" w:rsidDel="00000000" w:rsidP="00000000" w:rsidRDefault="00000000" w:rsidRPr="00000000" w14:paraId="0000038E">
      <w:pPr>
        <w:ind w:left="0" w:firstLine="0"/>
        <w:jc w:val="both"/>
        <w:rPr/>
      </w:pPr>
      <w:r w:rsidDel="00000000" w:rsidR="00000000" w:rsidRPr="00000000">
        <w:rPr>
          <w:rtl w:val="0"/>
        </w:rPr>
        <w:t xml:space="preserve">Un paciente con disnea súbita, dolor torácico pleurítico taquicardia tos y hemoptisis se le realiza la siguiente rx de tórax </w:t>
      </w:r>
    </w:p>
    <w:p w:rsidR="00000000" w:rsidDel="00000000" w:rsidP="00000000" w:rsidRDefault="00000000" w:rsidRPr="00000000" w14:paraId="0000038F">
      <w:pPr>
        <w:jc w:val="both"/>
        <w:rPr/>
      </w:pPr>
      <w:r w:rsidDel="00000000" w:rsidR="00000000" w:rsidRPr="00000000">
        <w:rPr>
          <w:rtl w:val="0"/>
        </w:rPr>
        <w:t xml:space="preserve">Está es la Joroba de hampton que se encuentra en el TEP</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ind w:left="0" w:firstLine="0"/>
        <w:jc w:val="both"/>
        <w:rPr/>
      </w:pPr>
      <w:r w:rsidDel="00000000" w:rsidR="00000000" w:rsidRPr="00000000">
        <w:rPr>
          <w:rtl w:val="0"/>
        </w:rPr>
        <w:t xml:space="preserve">Por último un paciente de 5 años con estridor inspiratorio tos perruna y dificultad respiratoria a la rx de cuello vemos está imagen</w:t>
      </w:r>
    </w:p>
    <w:p w:rsidR="00000000" w:rsidDel="00000000" w:rsidP="00000000" w:rsidRDefault="00000000" w:rsidRPr="00000000" w14:paraId="00000392">
      <w:pPr>
        <w:jc w:val="both"/>
        <w:rPr/>
      </w:pPr>
      <w:r w:rsidDel="00000000" w:rsidR="00000000" w:rsidRPr="00000000">
        <w:rPr>
          <w:rtl w:val="0"/>
        </w:rPr>
        <w:t xml:space="preserve">La respuesta es signo de Punta de lápiz o reloj de arena típico del Crup o laringotraqueobronquitis.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pStyle w:val="Heading1"/>
        <w:rPr>
          <w:rFonts w:ascii="Verdana" w:cs="Verdana" w:eastAsia="Verdana" w:hAnsi="Verdana"/>
          <w:b w:val="1"/>
          <w:bCs w:val="1"/>
          <w:sz w:val="32"/>
          <w:szCs w:val="32"/>
        </w:rPr>
      </w:pPr>
      <w:bookmarkStart w:colFirst="0" w:colLast="0" w:name="_htoz4kf9hzd1" w:id="41"/>
      <w:bookmarkEnd w:id="41"/>
      <w:r w:rsidDel="00000000" w:rsidR="00000000" w:rsidRPr="00000000">
        <w:rPr>
          <w:rFonts w:ascii="Verdana" w:cs="Verdana" w:eastAsia="Verdana" w:hAnsi="Verdana"/>
          <w:b w:val="1"/>
          <w:bCs w:val="1"/>
          <w:sz w:val="32"/>
          <w:szCs w:val="32"/>
          <w:rtl w:val="0"/>
        </w:rPr>
        <w:t xml:space="preserve">Viruela de mono</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Viruela del mono para exámenes de medicina en 90 segundos.</w:t>
      </w:r>
    </w:p>
    <w:p w:rsidR="00000000" w:rsidDel="00000000" w:rsidP="00000000" w:rsidRDefault="00000000" w:rsidRPr="00000000" w14:paraId="000003A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la etiología: Es una enfermedad zoonótica causada por un orthopoxvirus de la misma familia del virus variola que produce la viruela. </w:t>
      </w:r>
    </w:p>
    <w:p w:rsidR="00000000" w:rsidDel="00000000" w:rsidP="00000000" w:rsidRDefault="00000000" w:rsidRPr="00000000" w14:paraId="000003A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4">
      <w:pPr>
        <w:jc w:val="both"/>
        <w:rPr>
          <w:rFonts w:ascii="Verdana" w:cs="Verdana" w:eastAsia="Verdana" w:hAnsi="Verdana"/>
          <w:i w:val="1"/>
          <w:iCs w:val="1"/>
          <w:color w:val="cccccc"/>
          <w:sz w:val="24"/>
          <w:szCs w:val="24"/>
        </w:rPr>
      </w:pPr>
      <w:r w:rsidDel="00000000" w:rsidR="00000000" w:rsidRPr="00000000">
        <w:rPr>
          <w:rFonts w:ascii="Verdana" w:cs="Verdana" w:eastAsia="Verdana" w:hAnsi="Verdana"/>
          <w:sz w:val="24"/>
          <w:szCs w:val="24"/>
          <w:rtl w:val="0"/>
        </w:rPr>
        <w:t xml:space="preserve">Hay dos tipos, el Clade I localizado principalmente en África Central (Congo Basin) y responsable del brote actual en esta zona del mundo y el Clade II, originario de África Occidental, menos virulento que el Clade I y responsable del brote mundial en 2022.</w:t>
      </w:r>
      <w:r w:rsidDel="00000000" w:rsidR="00000000" w:rsidRPr="00000000">
        <w:rPr>
          <w:rtl w:val="0"/>
        </w:rPr>
      </w:r>
    </w:p>
    <w:p w:rsidR="00000000" w:rsidDel="00000000" w:rsidP="00000000" w:rsidRDefault="00000000" w:rsidRPr="00000000" w14:paraId="000003A5">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Segundo: La transmisión… Entre humanos ocurre por contacto cercano con piel infectada, contacto indirecto con fluido infeccioso o por la inhalación de partículas respiratorias, eso sí, esta última requiere de contacto cercano cara a cara sin protección (</w:t>
      </w:r>
      <w:r w:rsidDel="00000000" w:rsidR="00000000" w:rsidRPr="00000000">
        <w:rPr>
          <w:rFonts w:ascii="Verdana" w:cs="Verdana" w:eastAsia="Verdana" w:hAnsi="Verdana"/>
          <w:i w:val="1"/>
          <w:iCs w:val="1"/>
          <w:sz w:val="24"/>
          <w:szCs w:val="24"/>
          <w:rtl w:val="0"/>
        </w:rPr>
        <w:t xml:space="preserve">en imagen: menos de dos metros</w:t>
      </w:r>
      <w:r w:rsidDel="00000000" w:rsidR="00000000" w:rsidRPr="00000000">
        <w:rPr>
          <w:rFonts w:ascii="Verdana" w:cs="Verdana" w:eastAsia="Verdana" w:hAnsi="Verdana"/>
          <w:sz w:val="24"/>
          <w:szCs w:val="24"/>
          <w:rtl w:val="0"/>
        </w:rPr>
        <w:t xml:space="preserve">) durante un tiempo muy prolongado. </w:t>
      </w:r>
    </w:p>
    <w:p w:rsidR="00000000" w:rsidDel="00000000" w:rsidP="00000000" w:rsidRDefault="00000000" w:rsidRPr="00000000" w14:paraId="000003A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8">
      <w:pPr>
        <w:jc w:val="both"/>
        <w:rPr>
          <w:rFonts w:ascii="Verdana" w:cs="Verdana" w:eastAsia="Verdana" w:hAnsi="Verdana"/>
          <w:color w:val="cccccc"/>
          <w:sz w:val="24"/>
          <w:szCs w:val="24"/>
        </w:rPr>
      </w:pPr>
      <w:r w:rsidDel="00000000" w:rsidR="00000000" w:rsidRPr="00000000">
        <w:rPr>
          <w:rFonts w:ascii="Verdana" w:cs="Verdana" w:eastAsia="Verdana" w:hAnsi="Verdana"/>
          <w:sz w:val="24"/>
          <w:szCs w:val="24"/>
          <w:rtl w:val="0"/>
        </w:rPr>
        <w:t xml:space="preserve">Una vez infectado, el período de incubación promedio es de 5-13 días, pero puede ser hasta 21 días. Los síntomas iniciales son fiebre, escalofríos, mialgias y adenopatías, las cuales aparecen hasta en un 90% de los pacientes y luego sobreviene el rash que comienza con máculas que evolucionan a pápulas, vesículas y pseudo-pústulas con umbilicación central que al final producen costras.</w:t>
      </w:r>
      <w:r w:rsidDel="00000000" w:rsidR="00000000" w:rsidRPr="00000000">
        <w:rPr>
          <w:rtl w:val="0"/>
        </w:rPr>
      </w:r>
    </w:p>
    <w:p w:rsidR="00000000" w:rsidDel="00000000" w:rsidP="00000000" w:rsidRDefault="00000000" w:rsidRPr="00000000" w14:paraId="000003A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Tercero El diagnóstico: se basa en la sospecha clínica y se confirma mediante PCR de muestra tomada de las lesiones.</w:t>
      </w:r>
    </w:p>
    <w:p w:rsidR="00000000" w:rsidDel="00000000" w:rsidP="00000000" w:rsidRDefault="00000000" w:rsidRPr="00000000" w14:paraId="000003A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4 pronóstico: La mortalidad es baja y el tratamiento es de soporte, a excepción en inmunocomprometidos, aquellos con lesiones que afectan más del 25% del cuerpo, compromiso de la vía aérea, miocarditis, encefalitis o si hay compromiso del globo ocular. </w:t>
      </w:r>
    </w:p>
    <w:p w:rsidR="00000000" w:rsidDel="00000000" w:rsidP="00000000" w:rsidRDefault="00000000" w:rsidRPr="00000000" w14:paraId="000003A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A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Estos pacientes son los que se podrían beneficiar de un antiviral llamado tecovirimat, sin embargo, este aún se encuentra en investigación y se accede a él sólo a través de ensayos clínicos.</w:t>
      </w:r>
    </w:p>
    <w:p w:rsidR="00000000" w:rsidDel="00000000" w:rsidP="00000000" w:rsidRDefault="00000000" w:rsidRPr="00000000" w14:paraId="000003AF">
      <w:pPr>
        <w:pStyle w:val="Heading1"/>
        <w:rPr>
          <w:rFonts w:ascii="Verdana" w:cs="Verdana" w:eastAsia="Verdana" w:hAnsi="Verdana"/>
          <w:b w:val="1"/>
          <w:bCs w:val="1"/>
          <w:sz w:val="32"/>
          <w:szCs w:val="32"/>
        </w:rPr>
      </w:pPr>
      <w:bookmarkStart w:colFirst="0" w:colLast="0" w:name="_5sdshk4qzon7" w:id="42"/>
      <w:bookmarkEnd w:id="42"/>
      <w:r w:rsidDel="00000000" w:rsidR="00000000" w:rsidRPr="00000000">
        <w:rPr>
          <w:rFonts w:ascii="Verdana" w:cs="Verdana" w:eastAsia="Verdana" w:hAnsi="Verdana"/>
          <w:b w:val="1"/>
          <w:bCs w:val="1"/>
          <w:sz w:val="32"/>
          <w:szCs w:val="32"/>
          <w:rtl w:val="0"/>
        </w:rPr>
        <w:t xml:space="preserve">Vértigo periférico versus central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Pregunta de neurología que nunca falta en un examen de residencias: un paciente con vértigo y nos preguntan si es central o periférico.</w:t>
      </w:r>
    </w:p>
    <w:p w:rsidR="00000000" w:rsidDel="00000000" w:rsidP="00000000" w:rsidRDefault="00000000" w:rsidRPr="00000000" w14:paraId="000003B2">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3">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 vértigo periférico ocurre por alteraciones en el oído medio, mientras que el central por alteraciones en cerebelo, tallo o núcleos vestibulares. Diferenciarlas puede ser difícil, pero con unos simples datos podrás hacerlo.</w:t>
      </w:r>
    </w:p>
    <w:p w:rsidR="00000000" w:rsidDel="00000000" w:rsidP="00000000" w:rsidRDefault="00000000" w:rsidRPr="00000000" w14:paraId="000003B4">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5">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En el vértigo periférico el desequilibrio es más pronunciado que en el central.</w:t>
      </w:r>
    </w:p>
    <w:p w:rsidR="00000000" w:rsidDel="00000000" w:rsidP="00000000" w:rsidRDefault="00000000" w:rsidRPr="00000000" w14:paraId="000003B6">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En el vértigo periférico las náuseas y vómitos son más graves.</w:t>
      </w:r>
    </w:p>
    <w:p w:rsidR="00000000" w:rsidDel="00000000" w:rsidP="00000000" w:rsidRDefault="00000000" w:rsidRPr="00000000" w14:paraId="000003B7">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En el vértigo periférico habrá síntomas auditivos, mientras que en el central no es común. </w:t>
      </w:r>
    </w:p>
    <w:p w:rsidR="00000000" w:rsidDel="00000000" w:rsidP="00000000" w:rsidRDefault="00000000" w:rsidRPr="00000000" w14:paraId="000003B8">
      <w:pPr>
        <w:jc w:val="both"/>
        <w:rPr>
          <w:rFonts w:ascii="Verdana" w:cs="Verdana" w:eastAsia="Verdana" w:hAnsi="Verdana"/>
          <w:sz w:val="24"/>
          <w:szCs w:val="24"/>
          <w:highlight w:val="yellow"/>
        </w:rPr>
      </w:pPr>
      <w:r w:rsidDel="00000000" w:rsidR="00000000" w:rsidRPr="00000000">
        <w:rPr>
          <w:rFonts w:ascii="Verdana" w:cs="Verdana" w:eastAsia="Verdana" w:hAnsi="Verdana"/>
          <w:sz w:val="24"/>
          <w:szCs w:val="24"/>
          <w:highlight w:val="yellow"/>
          <w:rtl w:val="0"/>
        </w:rPr>
        <w:t xml:space="preserve">En el vértigo periférico no habrán síntomas neurológicos adicionales, mientras que en el central es común. </w:t>
      </w:r>
    </w:p>
    <w:p w:rsidR="00000000" w:rsidDel="00000000" w:rsidP="00000000" w:rsidRDefault="00000000" w:rsidRPr="00000000" w14:paraId="000003B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Una forma sistemática de distinguirlos es mediante la prueba de HINTS que consiste en tres evaluaciones:</w:t>
      </w:r>
    </w:p>
    <w:p w:rsidR="00000000" w:rsidDel="00000000" w:rsidP="00000000" w:rsidRDefault="00000000" w:rsidRPr="00000000" w14:paraId="000003B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Primero tenemos la prueba del impulso cefálico que evalúa el reflejo vestíbulo-ocular. Aquí le pedimos al paciente que fije la mirada en un punto como nuestra nariz, luego le rotamos la cabeza suavemente hacia ambos lados varias veces y en un momento dado hacemos un giro brusco y volvemos a centrarla. Si no hay sacada correctiva, es decir, no hay movimiento de reposición del ojo, quiere decir que el reflejo vestíbulo-ocular está intacto y que la causa probablemente es central.</w:t>
      </w:r>
    </w:p>
    <w:p w:rsidR="00000000" w:rsidDel="00000000" w:rsidP="00000000" w:rsidRDefault="00000000" w:rsidRPr="00000000" w14:paraId="000003B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B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Luego evaluamos el nistagmo. Si este es vertical, torsional o bidireccional, probablemente la causa sea central, mientras que si es horizontal unilateral apunta a causa periférica.</w:t>
      </w:r>
    </w:p>
    <w:p w:rsidR="00000000" w:rsidDel="00000000" w:rsidP="00000000" w:rsidRDefault="00000000" w:rsidRPr="00000000" w14:paraId="000003B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tenemos el test de skew. Este consiste en tapar el ojo y luego observar qué hace cuando se destapa. Si al destaparlo hay un movimiento de recolocación vertical, la prueba es positiva y probablemente el vértigo sea central.</w:t>
      </w:r>
    </w:p>
    <w:p w:rsidR="00000000" w:rsidDel="00000000" w:rsidP="00000000" w:rsidRDefault="00000000" w:rsidRPr="00000000" w14:paraId="000003C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Como bonus, ten presente que ante un vértigo central debes evaluar para una posible isquemia cerebelosa.</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1"/>
        <w:rPr>
          <w:rFonts w:ascii="Verdana" w:cs="Verdana" w:eastAsia="Verdana" w:hAnsi="Verdana"/>
          <w:b w:val="1"/>
          <w:bCs w:val="1"/>
          <w:sz w:val="32"/>
          <w:szCs w:val="32"/>
        </w:rPr>
      </w:pPr>
      <w:bookmarkStart w:colFirst="0" w:colLast="0" w:name="_cea50fbnash0" w:id="43"/>
      <w:bookmarkEnd w:id="43"/>
      <w:r w:rsidDel="00000000" w:rsidR="00000000" w:rsidRPr="00000000">
        <w:rPr>
          <w:rFonts w:ascii="Verdana" w:cs="Verdana" w:eastAsia="Verdana" w:hAnsi="Verdana"/>
          <w:b w:val="1"/>
          <w:bCs w:val="1"/>
          <w:sz w:val="32"/>
          <w:szCs w:val="32"/>
          <w:rtl w:val="0"/>
        </w:rPr>
        <w:t xml:space="preserve">Hiperkalemia EKG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Electrocardiograma en un paciente con hiperkalemia, ¿qué es lo qué ocurre?</w:t>
      </w:r>
    </w:p>
    <w:p w:rsidR="00000000" w:rsidDel="00000000" w:rsidP="00000000" w:rsidRDefault="00000000" w:rsidRPr="00000000" w14:paraId="000003C7">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mejor forma de recordar los cambios es imaginar que el trazado del electrocardiograma es una cuerda con dos extremos que se van estirando a medida que el potasio va aumentando, hasta que la cuerda está completamente aplanada y el paciente se encuentra en asistolia.</w:t>
      </w:r>
    </w:p>
    <w:p w:rsidR="00000000" w:rsidDel="00000000" w:rsidP="00000000" w:rsidRDefault="00000000" w:rsidRPr="00000000" w14:paraId="000003C9">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 primeros cambios corresponden a ondas T hiperagudas, usualmente cuando el potasio se encuentra entre 5.5 y 6.5 mEq/L.</w:t>
      </w:r>
    </w:p>
    <w:p w:rsidR="00000000" w:rsidDel="00000000" w:rsidP="00000000" w:rsidRDefault="00000000" w:rsidRPr="00000000" w14:paraId="000003C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es mayor de 6.5, la cuerda se va alargando y la onda P comienza a aplanarse y prolongarse en conjunto con el PR el cual puede llegar a desaparecer.</w:t>
      </w:r>
    </w:p>
    <w:p w:rsidR="00000000" w:rsidDel="00000000" w:rsidP="00000000" w:rsidRDefault="00000000" w:rsidRPr="00000000" w14:paraId="000003C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CE">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Cuando tenemos niveles mayores de 7.0 la cuerda está más alargada y veremos una prolongación del complejo QRS con bradicardia profunda. En este punto también pueden aparecer trastornos de la conducción como bloqueos AV, bloqueos de rama y hemibloqueos fasciculares.</w:t>
      </w:r>
    </w:p>
    <w:p w:rsidR="00000000" w:rsidDel="00000000" w:rsidP="00000000" w:rsidRDefault="00000000" w:rsidRPr="00000000" w14:paraId="000003CF">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0">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 tenemos valores superiores a 8.0 la cuerda está casi aplanada y aparecerá el patrón sinusoidal en el cual han desaparecido la onda P, el complejo QRS y la onda T por lo que veremos un patrón único compuesto por dos ondas amplias. Esto es un indicativo de arritmia ventricular o asistolia inminente.</w:t>
      </w:r>
    </w:p>
    <w:p w:rsidR="00000000" w:rsidDel="00000000" w:rsidP="00000000" w:rsidRDefault="00000000" w:rsidRPr="00000000" w14:paraId="000003D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2">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Encontrar niveles mayores de 9.0 es muy raro ya que usualmente antes el paciente ha presentado arritmia ventricular o asistolia. Si aún no ha ocurrido es algo que con certeza ocurrirá.</w:t>
      </w:r>
    </w:p>
    <w:p w:rsidR="00000000" w:rsidDel="00000000" w:rsidP="00000000" w:rsidRDefault="00000000" w:rsidRPr="00000000" w14:paraId="000003D3">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3D4">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Finalmente, ten presente que esta progresión de disrritmias no está escrita en piedra y que las arritmias o asistolia pueden ocurrir con niveles superiores a 6.5 mEq/L.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pStyle w:val="Heading1"/>
        <w:rPr>
          <w:rFonts w:ascii="Verdana" w:cs="Verdana" w:eastAsia="Verdana" w:hAnsi="Verdana"/>
          <w:sz w:val="24"/>
          <w:szCs w:val="24"/>
          <w:highlight w:val="yellow"/>
        </w:rPr>
      </w:pPr>
      <w:bookmarkStart w:colFirst="0" w:colLast="0" w:name="_x4k6awsrr6eq" w:id="44"/>
      <w:bookmarkEnd w:id="44"/>
      <w:r w:rsidDel="00000000" w:rsidR="00000000" w:rsidRPr="00000000">
        <w:rPr>
          <w:rFonts w:ascii="Verdana" w:cs="Verdana" w:eastAsia="Verdana" w:hAnsi="Verdana"/>
          <w:b w:val="1"/>
          <w:bCs w:val="1"/>
          <w:sz w:val="32"/>
          <w:szCs w:val="32"/>
          <w:highlight w:val="yellow"/>
          <w:rtl w:val="0"/>
        </w:rPr>
        <w:t xml:space="preserve">   Tipos de hipersensibilidad</w:t>
      </w:r>
      <w:r w:rsidDel="00000000" w:rsidR="00000000" w:rsidRPr="00000000">
        <w:rPr>
          <w:rtl w:val="0"/>
        </w:rPr>
      </w:r>
    </w:p>
    <w:p w:rsidR="00000000" w:rsidDel="00000000" w:rsidP="00000000" w:rsidRDefault="00000000" w:rsidRPr="00000000" w14:paraId="000003D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Reacciones de Hipersensibilidad explicado fácil para exámenes de residencias.</w:t>
      </w:r>
    </w:p>
    <w:p w:rsidR="00000000" w:rsidDel="00000000" w:rsidP="00000000" w:rsidRDefault="00000000" w:rsidRPr="00000000" w14:paraId="000003D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Para recordar las reacciones de hipersensibilidad piensa en la mnemotecnica ACID.</w:t>
      </w:r>
    </w:p>
    <w:p w:rsidR="00000000" w:rsidDel="00000000" w:rsidP="00000000" w:rsidRDefault="00000000" w:rsidRPr="00000000" w14:paraId="000003DC">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 si estás preparándote para tu examen, síguenos para que no te pierdas contenido práctico como este.</w:t>
      </w:r>
    </w:p>
    <w:p w:rsidR="00000000" w:rsidDel="00000000" w:rsidP="00000000" w:rsidRDefault="00000000" w:rsidRPr="00000000" w14:paraId="000003D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letra A va con la reacción de hipersensibilidad tipo 1. El mecanismo es de unión de un alergeno con la IgE las cuales interactúan con el receptor de mastocitos y basófilos produciendo la liberación de susta ncias vasodilatadoras. Este es el mecanismo de la anafilaxis y del asma, por lo que tendremos en mente la letra A para Alergia, Alergeno, Anafilaxis y Asma.</w:t>
      </w:r>
    </w:p>
    <w:p w:rsidR="00000000" w:rsidDel="00000000" w:rsidP="00000000" w:rsidRDefault="00000000" w:rsidRPr="00000000" w14:paraId="000003D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letra C va con la reacción de hipersensibilidad tipo 2. Aquí tenemos que una IgG o IgM se unen a un antígeno con la consecuente activación del complemento y linfocitos NK; por esto es que esta reacción es Citotóxica y nos va a permitir hace la relación con la letra C para Complemento y Citotoxicidad. Ejemplos de enfermedades asociadas están la miastenia gravis y la anemia hemolítica.</w:t>
      </w:r>
    </w:p>
    <w:p w:rsidR="00000000" w:rsidDel="00000000" w:rsidP="00000000" w:rsidRDefault="00000000" w:rsidRPr="00000000" w14:paraId="000003D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 letra I va con la reacción de hipersensibilidad tipo 3. Aquí lo que ocurre es que la IgG o IgM se unen con el antígeno para formar inmunocomplejos que luego se depositan en los tejidos y activan el complemento. Por eso es que asociamos la letra I para Inmunocomplejos. Enfermedades asociadas están el lupus y la glomerulonefritis  </w:t>
      </w:r>
    </w:p>
    <w:p w:rsidR="00000000" w:rsidDel="00000000" w:rsidP="00000000" w:rsidRDefault="00000000" w:rsidRPr="00000000" w14:paraId="000003E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Finalmente, la letra D es para la reacción tipo 4. Aquí tenemos la interacción antígeno con linfocito CD8 helper 1, el cual libera sustancias que activan a los macrófagos; este es un proceso MÁS LENTO que los demás tipos de hipersensibilidad y es por eso que recordaremos la letra D para Demorada que es el otro nombre con el que se conoce a este tipo de hipersensibilidad. Un ejemplo es la prueba de la tuberculina en donde se aplica el inóculo y se evalúa 48 horas después.</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pStyle w:val="Heading1"/>
        <w:spacing w:after="240" w:before="240" w:lineRule="auto"/>
        <w:rPr/>
      </w:pPr>
      <w:bookmarkStart w:colFirst="0" w:colLast="0" w:name="_bi0u4yuflz02" w:id="45"/>
      <w:bookmarkEnd w:id="45"/>
      <w:r w:rsidDel="00000000" w:rsidR="00000000" w:rsidRPr="00000000">
        <w:rPr>
          <w:rtl w:val="0"/>
        </w:rPr>
        <w:t xml:space="preserve">CÁNCER DE MAMA</w:t>
      </w:r>
    </w:p>
    <w:p w:rsidR="00000000" w:rsidDel="00000000" w:rsidP="00000000" w:rsidRDefault="00000000" w:rsidRPr="00000000" w14:paraId="000003E6">
      <w:pPr>
        <w:rPr/>
      </w:pPr>
      <w:r w:rsidDel="00000000" w:rsidR="00000000" w:rsidRPr="00000000">
        <w:rPr>
          <w:rtl w:val="0"/>
        </w:rPr>
        <w:t xml:space="preserve">Pregunta de Ginecología que nunca falta en un exámen de residencia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¿Cómo se realiza el tamizaje para cáncer de mama?</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Primero debemos recordar los SIGNOS DE ALARMA: Bultos, cambios en la piel, secreción anormal del pezón, cualquier mujer con síntomas mamarios  debe tener acceso a pruebas como mamografias y ecografias sin importar la edad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Para todas las mujeres mayores de 40 años se recomienda el examen clínico de mama de manera anual.</w:t>
      </w:r>
    </w:p>
    <w:p w:rsidR="00000000" w:rsidDel="00000000" w:rsidP="00000000" w:rsidRDefault="00000000" w:rsidRPr="00000000" w14:paraId="000003EF">
      <w:pPr>
        <w:rPr/>
      </w:pPr>
      <w:r w:rsidDel="00000000" w:rsidR="00000000" w:rsidRPr="00000000">
        <w:rPr>
          <w:rtl w:val="0"/>
        </w:rPr>
        <w:t xml:space="preserve">Y desde los 50 años realizamos mamografías bianuales hasta los 69 años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La ECOGRAFÍA es el estudio de elección para las mujeres menores de 50 años por TEJIDO DENSO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Y </w:t>
      </w:r>
    </w:p>
    <w:p w:rsidR="00000000" w:rsidDel="00000000" w:rsidP="00000000" w:rsidRDefault="00000000" w:rsidRPr="00000000" w14:paraId="000003F4">
      <w:pPr>
        <w:rPr/>
      </w:pPr>
      <w:r w:rsidDel="00000000" w:rsidR="00000000" w:rsidRPr="00000000">
        <w:rPr>
          <w:rtl w:val="0"/>
        </w:rPr>
        <w:t xml:space="preserve">Como bonus recuerda que el cáncer de mama es la primera causa de muerte por cáncer en mujeres colombianas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EXAMEN CLÍNICO DE MAMA: ANUALMENTE A PARTIR DE LOS 40 AÑOS</w:t>
      </w:r>
    </w:p>
    <w:p w:rsidR="00000000" w:rsidDel="00000000" w:rsidP="00000000" w:rsidRDefault="00000000" w:rsidRPr="00000000" w14:paraId="000003F8">
      <w:pPr>
        <w:rPr/>
      </w:pPr>
      <w:r w:rsidDel="00000000" w:rsidR="00000000" w:rsidRPr="00000000">
        <w:rPr>
          <w:rtl w:val="0"/>
        </w:rPr>
        <w:t xml:space="preserve">MAMOGRAFÍA CADA 2 AÑOS EN MUJERES ENTRE 50 Y 69 AÑOS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Y para pacientes con antecedentes de mutación (Estudio genético=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Sabías que el cáncer de mama es la primera causa de muerte por cáncer en mujeres en Colombia. </w:t>
      </w:r>
    </w:p>
    <w:p w:rsidR="00000000" w:rsidDel="00000000" w:rsidP="00000000" w:rsidRDefault="00000000" w:rsidRPr="00000000" w14:paraId="000003FE">
      <w:pPr>
        <w:rPr/>
      </w:pPr>
      <w:r w:rsidDel="00000000" w:rsidR="00000000" w:rsidRPr="00000000">
        <w:rPr>
          <w:rtl w:val="0"/>
        </w:rPr>
        <w:t xml:space="preserve">Puntos clave:</w:t>
      </w:r>
    </w:p>
    <w:p w:rsidR="00000000" w:rsidDel="00000000" w:rsidP="00000000" w:rsidRDefault="00000000" w:rsidRPr="00000000" w14:paraId="000003FF">
      <w:pPr>
        <w:rPr/>
      </w:pPr>
      <w:r w:rsidDel="00000000" w:rsidR="00000000" w:rsidRPr="00000000">
        <w:rPr>
          <w:rtl w:val="0"/>
        </w:rPr>
        <w:t xml:space="preserve">1. Detección temprana: Cualquier mujer con síntomas mamarios debe tener acceso a pruebas</w:t>
      </w:r>
    </w:p>
    <w:p w:rsidR="00000000" w:rsidDel="00000000" w:rsidP="00000000" w:rsidRDefault="00000000" w:rsidRPr="00000000" w14:paraId="00000400">
      <w:pPr>
        <w:rPr/>
      </w:pPr>
      <w:r w:rsidDel="00000000" w:rsidR="00000000" w:rsidRPr="00000000">
        <w:rPr>
          <w:rtl w:val="0"/>
        </w:rPr>
        <w:t xml:space="preserve">como mamografias y ecografías, sin importar la edad.</w:t>
      </w:r>
    </w:p>
    <w:p w:rsidR="00000000" w:rsidDel="00000000" w:rsidP="00000000" w:rsidRDefault="00000000" w:rsidRPr="00000000" w14:paraId="00000401">
      <w:pPr>
        <w:rPr/>
      </w:pPr>
      <w:r w:rsidDel="00000000" w:rsidR="00000000" w:rsidRPr="00000000">
        <w:rPr>
          <w:rtl w:val="0"/>
        </w:rPr>
        <w:t xml:space="preserve">2. Examen clínico de mama (ECM): Se recomienda anualmente a partir de los 40 años.</w:t>
      </w:r>
    </w:p>
    <w:p w:rsidR="00000000" w:rsidDel="00000000" w:rsidP="00000000" w:rsidRDefault="00000000" w:rsidRPr="00000000" w14:paraId="00000402">
      <w:pPr>
        <w:rPr/>
      </w:pPr>
      <w:r w:rsidDel="00000000" w:rsidR="00000000" w:rsidRPr="00000000">
        <w:rPr>
          <w:rtl w:val="0"/>
        </w:rPr>
        <w:t xml:space="preserve">3. Mamografia: Cada 2 años en mujeres entre 50 y 69 años.</w:t>
      </w:r>
    </w:p>
    <w:p w:rsidR="00000000" w:rsidDel="00000000" w:rsidP="00000000" w:rsidRDefault="00000000" w:rsidRPr="00000000" w14:paraId="00000403">
      <w:pPr>
        <w:rPr/>
      </w:pPr>
      <w:r w:rsidDel="00000000" w:rsidR="00000000" w:rsidRPr="00000000">
        <w:rPr>
          <w:rtl w:val="0"/>
        </w:rPr>
        <w:t xml:space="preserve">4. Autoexamen: Aunque no es una prueba diagnóstica, es clave para el autoconocimiento.</w:t>
      </w:r>
    </w:p>
    <w:p w:rsidR="00000000" w:rsidDel="00000000" w:rsidP="00000000" w:rsidRDefault="00000000" w:rsidRPr="00000000" w14:paraId="00000404">
      <w:pPr>
        <w:rPr/>
      </w:pPr>
      <w:r w:rsidDel="00000000" w:rsidR="00000000" w:rsidRPr="00000000">
        <w:rPr>
          <w:rtl w:val="0"/>
        </w:rPr>
        <w:t xml:space="preserve">Realizalo regularmente.</w:t>
      </w:r>
    </w:p>
    <w:p w:rsidR="00000000" w:rsidDel="00000000" w:rsidP="00000000" w:rsidRDefault="00000000" w:rsidRPr="00000000" w14:paraId="00000405">
      <w:pPr>
        <w:rPr/>
      </w:pPr>
      <w:r w:rsidDel="00000000" w:rsidR="00000000" w:rsidRPr="00000000">
        <w:rPr>
          <w:rtl w:val="0"/>
        </w:rPr>
        <w:t xml:space="preserve">5. Signos de alarma: Bultos, cambios en la piel, secreción anormal del pezón. Si detectas algo, consulta a tu médico.</w:t>
      </w:r>
    </w:p>
    <w:p w:rsidR="00000000" w:rsidDel="00000000" w:rsidP="00000000" w:rsidRDefault="00000000" w:rsidRPr="00000000" w14:paraId="00000406">
      <w:pPr>
        <w:rPr/>
      </w:pPr>
      <w:r w:rsidDel="00000000" w:rsidR="00000000" w:rsidRPr="00000000">
        <w:rPr>
          <w:rtl w:val="0"/>
        </w:rPr>
      </w:r>
    </w:p>
    <w:sectPr>
      <w:footerReference r:id="rId35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dro Vergara" w:id="0" w:date="2024-09-04T21:58:09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parte de exámen de residencia?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explore/tags/especializaci%C3%B3nm%C3%A9dica/" TargetMode="External"/><Relationship Id="rId190" Type="http://schemas.openxmlformats.org/officeDocument/2006/relationships/hyperlink" Target="https://www.instagram.com/explore/tags/casoscl%C3%ADnicos/" TargetMode="External"/><Relationship Id="rId42" Type="http://schemas.openxmlformats.org/officeDocument/2006/relationships/hyperlink" Target="https://www.instagram.com/explore/tags/medicina/" TargetMode="External"/><Relationship Id="rId41" Type="http://schemas.openxmlformats.org/officeDocument/2006/relationships/hyperlink" Target="https://www.instagram.com/explore/tags/medicina/" TargetMode="External"/><Relationship Id="rId44" Type="http://schemas.openxmlformats.org/officeDocument/2006/relationships/hyperlink" Target="https://www.instagram.com/explore/tags/m%C3%A9dico/" TargetMode="External"/><Relationship Id="rId194" Type="http://schemas.openxmlformats.org/officeDocument/2006/relationships/hyperlink" Target="https://www.instagram.com/explore/tags/especialidad/" TargetMode="External"/><Relationship Id="rId43" Type="http://schemas.openxmlformats.org/officeDocument/2006/relationships/hyperlink" Target="https://www.instagram.com/explore/tags/m%C3%A9dico/" TargetMode="External"/><Relationship Id="rId193" Type="http://schemas.openxmlformats.org/officeDocument/2006/relationships/hyperlink" Target="https://www.instagram.com/explore/tags/especialidad/" TargetMode="External"/><Relationship Id="rId46" Type="http://schemas.openxmlformats.org/officeDocument/2006/relationships/hyperlink" Target="https://www.instagram.com/explore/tags/especialidadmedica/" TargetMode="External"/><Relationship Id="rId192" Type="http://schemas.openxmlformats.org/officeDocument/2006/relationships/hyperlink" Target="https://www.instagram.com/explore/tags/especialidadmedica/" TargetMode="External"/><Relationship Id="rId45" Type="http://schemas.openxmlformats.org/officeDocument/2006/relationships/hyperlink" Target="https://www.instagram.com/explore/tags/casoscl%C3%ADnicos/" TargetMode="External"/><Relationship Id="rId191" Type="http://schemas.openxmlformats.org/officeDocument/2006/relationships/hyperlink" Target="https://www.instagram.com/explore/tags/especialidadmedica/" TargetMode="External"/><Relationship Id="rId48" Type="http://schemas.openxmlformats.org/officeDocument/2006/relationships/hyperlink" Target="https://www.instagram.com/explore/tags/especialidad/" TargetMode="External"/><Relationship Id="rId187" Type="http://schemas.openxmlformats.org/officeDocument/2006/relationships/hyperlink" Target="https://www.instagram.com/explore/tags/medicina/" TargetMode="External"/><Relationship Id="rId47" Type="http://schemas.openxmlformats.org/officeDocument/2006/relationships/hyperlink" Target="https://www.instagram.com/explore/tags/especialidadmedica/" TargetMode="External"/><Relationship Id="rId186" Type="http://schemas.openxmlformats.org/officeDocument/2006/relationships/hyperlink" Target="https://www.instagram.com/explore/tags/medicina/" TargetMode="External"/><Relationship Id="rId185" Type="http://schemas.openxmlformats.org/officeDocument/2006/relationships/hyperlink" Target="https://www.instagram.com/explore/tags/especializaci%C3%B3nm%C3%A9dica/" TargetMode="External"/><Relationship Id="rId49" Type="http://schemas.openxmlformats.org/officeDocument/2006/relationships/hyperlink" Target="https://www.instagram.com/explore/tags/especialidad/" TargetMode="External"/><Relationship Id="rId184" Type="http://schemas.openxmlformats.org/officeDocument/2006/relationships/hyperlink" Target="https://www.instagram.com/explore/tags/especializaci%C3%B3nm%C3%A9dica/" TargetMode="External"/><Relationship Id="rId189" Type="http://schemas.openxmlformats.org/officeDocument/2006/relationships/hyperlink" Target="https://www.instagram.com/explore/tags/m%C3%A9dico/" TargetMode="External"/><Relationship Id="rId188" Type="http://schemas.openxmlformats.org/officeDocument/2006/relationships/hyperlink" Target="https://www.instagram.com/explore/tags/m%C3%A9dico/" TargetMode="External"/><Relationship Id="rId31" Type="http://schemas.openxmlformats.org/officeDocument/2006/relationships/hyperlink" Target="https://www.instagram.com/explore/tags/infectolog%C3%ADa/" TargetMode="External"/><Relationship Id="rId30" Type="http://schemas.openxmlformats.org/officeDocument/2006/relationships/hyperlink" Target="https://www.instagram.com/explore/tags/endocrinologia/" TargetMode="External"/><Relationship Id="rId33" Type="http://schemas.openxmlformats.org/officeDocument/2006/relationships/hyperlink" Target="https://www.instagram.com/explore/tags/endocrinolog%C3%ADa/" TargetMode="External"/><Relationship Id="rId183" Type="http://schemas.openxmlformats.org/officeDocument/2006/relationships/hyperlink" Target="https://www.instagram.com/explore/tags/residencias/" TargetMode="External"/><Relationship Id="rId32" Type="http://schemas.openxmlformats.org/officeDocument/2006/relationships/hyperlink" Target="https://www.instagram.com/explore/tags/infectolog%C3%ADa/" TargetMode="External"/><Relationship Id="rId182" Type="http://schemas.openxmlformats.org/officeDocument/2006/relationships/hyperlink" Target="https://www.instagram.com/explore/tags/nefrolog%C3%ADa/" TargetMode="External"/><Relationship Id="rId35" Type="http://schemas.openxmlformats.org/officeDocument/2006/relationships/hyperlink" Target="https://www.instagram.com/explore/tags/nefrolog%C3%ADa/" TargetMode="External"/><Relationship Id="rId181" Type="http://schemas.openxmlformats.org/officeDocument/2006/relationships/hyperlink" Target="https://www.instagram.com/explore/tags/nefrolog%C3%ADa/" TargetMode="External"/><Relationship Id="rId34" Type="http://schemas.openxmlformats.org/officeDocument/2006/relationships/hyperlink" Target="https://www.instagram.com/explore/tags/endocrinolog%C3%ADa/" TargetMode="External"/><Relationship Id="rId180" Type="http://schemas.openxmlformats.org/officeDocument/2006/relationships/hyperlink" Target="https://www.instagram.com/explore/tags/endocrinolog%C3%ADa/" TargetMode="External"/><Relationship Id="rId37" Type="http://schemas.openxmlformats.org/officeDocument/2006/relationships/hyperlink" Target="https://docs.google.com/spreadsheets/d/1XrKXQ2yCkd39A90g0U6lKdMgagl9OXIRCbQCCKZK8QU/edit?gid=4454751#gid=4454751" TargetMode="External"/><Relationship Id="rId176" Type="http://schemas.openxmlformats.org/officeDocument/2006/relationships/hyperlink" Target="https://www.instagram.com/explore/tags/endocrinologia/" TargetMode="External"/><Relationship Id="rId297" Type="http://schemas.openxmlformats.org/officeDocument/2006/relationships/hyperlink" Target="https://www.instagram.com/explore/tags/endocrinolog%C3%ADa/" TargetMode="External"/><Relationship Id="rId36" Type="http://schemas.openxmlformats.org/officeDocument/2006/relationships/hyperlink" Target="https://www.instagram.com/explore/tags/nefrolog%C3%ADa/" TargetMode="External"/><Relationship Id="rId175" Type="http://schemas.openxmlformats.org/officeDocument/2006/relationships/hyperlink" Target="https://www.instagram.com/explore/tags/endocrinologia/" TargetMode="External"/><Relationship Id="rId296" Type="http://schemas.openxmlformats.org/officeDocument/2006/relationships/hyperlink" Target="https://www.instagram.com/explore/tags/endocrinolog%C3%ADa/" TargetMode="External"/><Relationship Id="rId39" Type="http://schemas.openxmlformats.org/officeDocument/2006/relationships/hyperlink" Target="https://www.instagram.com/explore/tags/especializaci%C3%B3nm%C3%A9dica/" TargetMode="External"/><Relationship Id="rId174" Type="http://schemas.openxmlformats.org/officeDocument/2006/relationships/hyperlink" Target="https://www.instagram.com/explore/tags/neurologia/" TargetMode="External"/><Relationship Id="rId295" Type="http://schemas.openxmlformats.org/officeDocument/2006/relationships/hyperlink" Target="https://www.instagram.com/explore/tags/infectolog%C3%ADa/" TargetMode="External"/><Relationship Id="rId38" Type="http://schemas.openxmlformats.org/officeDocument/2006/relationships/hyperlink" Target="https://www.instagram.com/explore/tags/residencias/" TargetMode="External"/><Relationship Id="rId173" Type="http://schemas.openxmlformats.org/officeDocument/2006/relationships/hyperlink" Target="https://www.instagram.com/explore/tags/neurologia/" TargetMode="External"/><Relationship Id="rId294" Type="http://schemas.openxmlformats.org/officeDocument/2006/relationships/hyperlink" Target="https://www.instagram.com/explore/tags/infectolog%C3%ADa/" TargetMode="External"/><Relationship Id="rId179" Type="http://schemas.openxmlformats.org/officeDocument/2006/relationships/hyperlink" Target="https://www.instagram.com/explore/tags/endocrinolog%C3%ADa/" TargetMode="External"/><Relationship Id="rId178" Type="http://schemas.openxmlformats.org/officeDocument/2006/relationships/hyperlink" Target="https://www.instagram.com/explore/tags/infectolog%C3%ADa/" TargetMode="External"/><Relationship Id="rId299" Type="http://schemas.openxmlformats.org/officeDocument/2006/relationships/hyperlink" Target="https://www.instagram.com/explore/tags/nefrolog%C3%ADa/" TargetMode="External"/><Relationship Id="rId177" Type="http://schemas.openxmlformats.org/officeDocument/2006/relationships/hyperlink" Target="https://www.instagram.com/explore/tags/infectolog%C3%ADa/" TargetMode="External"/><Relationship Id="rId298" Type="http://schemas.openxmlformats.org/officeDocument/2006/relationships/hyperlink" Target="https://www.instagram.com/explore/tags/nefrolog%C3%ADa/" TargetMode="External"/><Relationship Id="rId20" Type="http://schemas.openxmlformats.org/officeDocument/2006/relationships/hyperlink" Target="https://www.instagram.com/explore/tags/salud/" TargetMode="External"/><Relationship Id="rId22" Type="http://schemas.openxmlformats.org/officeDocument/2006/relationships/hyperlink" Target="https://www.instagram.com/explore/tags/residente/" TargetMode="External"/><Relationship Id="rId21" Type="http://schemas.openxmlformats.org/officeDocument/2006/relationships/hyperlink" Target="https://www.instagram.com/explore/tags/salud/" TargetMode="External"/><Relationship Id="rId24" Type="http://schemas.openxmlformats.org/officeDocument/2006/relationships/hyperlink" Target="https://www.instagram.com/explore/tags/nefrologia/" TargetMode="External"/><Relationship Id="rId23" Type="http://schemas.openxmlformats.org/officeDocument/2006/relationships/hyperlink" Target="https://www.instagram.com/explore/tags/nefrologia/" TargetMode="External"/><Relationship Id="rId26" Type="http://schemas.openxmlformats.org/officeDocument/2006/relationships/hyperlink" Target="https://www.instagram.com/explore/tags/otorrinolaringologia/" TargetMode="External"/><Relationship Id="rId25" Type="http://schemas.openxmlformats.org/officeDocument/2006/relationships/hyperlink" Target="https://www.instagram.com/explore/tags/otorrinolaringologia/" TargetMode="External"/><Relationship Id="rId28" Type="http://schemas.openxmlformats.org/officeDocument/2006/relationships/hyperlink" Target="https://www.instagram.com/explore/tags/neurologia/" TargetMode="External"/><Relationship Id="rId27" Type="http://schemas.openxmlformats.org/officeDocument/2006/relationships/hyperlink" Target="https://www.instagram.com/explore/tags/neurologia/" TargetMode="External"/><Relationship Id="rId29" Type="http://schemas.openxmlformats.org/officeDocument/2006/relationships/hyperlink" Target="https://www.instagram.com/explore/tags/endocrinologia/" TargetMode="External"/><Relationship Id="rId11" Type="http://schemas.openxmlformats.org/officeDocument/2006/relationships/hyperlink" Target="https://www.instagram.com/explore/tags/medicina/" TargetMode="External"/><Relationship Id="rId10" Type="http://schemas.openxmlformats.org/officeDocument/2006/relationships/hyperlink" Target="https://www.instagram.com/explore/tags/especializaci%C3%B3nm%C3%A9dica/" TargetMode="External"/><Relationship Id="rId13" Type="http://schemas.openxmlformats.org/officeDocument/2006/relationships/hyperlink" Target="https://www.instagram.com/explore/tags/m%C3%A9dico/" TargetMode="External"/><Relationship Id="rId12" Type="http://schemas.openxmlformats.org/officeDocument/2006/relationships/hyperlink" Target="https://www.instagram.com/explore/tags/medicina/" TargetMode="External"/><Relationship Id="rId15" Type="http://schemas.openxmlformats.org/officeDocument/2006/relationships/hyperlink" Target="https://www.instagram.com/explore/tags/casoscl%C3%ADnicos/" TargetMode="External"/><Relationship Id="rId198" Type="http://schemas.openxmlformats.org/officeDocument/2006/relationships/hyperlink" Target="https://www.instagram.com/explore/tags/nefrologia/" TargetMode="External"/><Relationship Id="rId14" Type="http://schemas.openxmlformats.org/officeDocument/2006/relationships/hyperlink" Target="https://www.instagram.com/explore/tags/m%C3%A9dico/" TargetMode="External"/><Relationship Id="rId197" Type="http://schemas.openxmlformats.org/officeDocument/2006/relationships/hyperlink" Target="https://www.instagram.com/explore/tags/residente/" TargetMode="External"/><Relationship Id="rId17" Type="http://schemas.openxmlformats.org/officeDocument/2006/relationships/hyperlink" Target="https://www.instagram.com/explore/tags/especialidadmedica/" TargetMode="External"/><Relationship Id="rId196" Type="http://schemas.openxmlformats.org/officeDocument/2006/relationships/hyperlink" Target="https://www.instagram.com/explore/tags/salud/" TargetMode="External"/><Relationship Id="rId16" Type="http://schemas.openxmlformats.org/officeDocument/2006/relationships/hyperlink" Target="https://www.instagram.com/explore/tags/especialidadmedica/" TargetMode="External"/><Relationship Id="rId195" Type="http://schemas.openxmlformats.org/officeDocument/2006/relationships/hyperlink" Target="https://www.instagram.com/explore/tags/salud/" TargetMode="External"/><Relationship Id="rId19" Type="http://schemas.openxmlformats.org/officeDocument/2006/relationships/hyperlink" Target="https://www.instagram.com/explore/tags/especialidad/" TargetMode="External"/><Relationship Id="rId18" Type="http://schemas.openxmlformats.org/officeDocument/2006/relationships/hyperlink" Target="https://www.instagram.com/explore/tags/especialidad/" TargetMode="External"/><Relationship Id="rId199" Type="http://schemas.openxmlformats.org/officeDocument/2006/relationships/hyperlink" Target="https://www.instagram.com/explore/tags/nefrologia/" TargetMode="External"/><Relationship Id="rId84" Type="http://schemas.openxmlformats.org/officeDocument/2006/relationships/hyperlink" Target="https://www.instagram.com/explore/tags/otorrinolaringologia/" TargetMode="External"/><Relationship Id="rId83" Type="http://schemas.openxmlformats.org/officeDocument/2006/relationships/hyperlink" Target="https://www.instagram.com/explore/tags/nefrologia/" TargetMode="External"/><Relationship Id="rId86" Type="http://schemas.openxmlformats.org/officeDocument/2006/relationships/hyperlink" Target="https://www.instagram.com/explore/tags/neurologia/" TargetMode="External"/><Relationship Id="rId85" Type="http://schemas.openxmlformats.org/officeDocument/2006/relationships/hyperlink" Target="https://www.instagram.com/explore/tags/otorrinolaringologia/" TargetMode="External"/><Relationship Id="rId88" Type="http://schemas.openxmlformats.org/officeDocument/2006/relationships/hyperlink" Target="https://www.instagram.com/explore/tags/endocrinologia/" TargetMode="External"/><Relationship Id="rId150" Type="http://schemas.openxmlformats.org/officeDocument/2006/relationships/hyperlink" Target="https://www.instagram.com/explore/tags/endocrinolog%C3%ADa/" TargetMode="External"/><Relationship Id="rId271" Type="http://schemas.openxmlformats.org/officeDocument/2006/relationships/hyperlink" Target="https://www.instagram.com/explore/tags/residencias/" TargetMode="External"/><Relationship Id="rId87" Type="http://schemas.openxmlformats.org/officeDocument/2006/relationships/hyperlink" Target="https://www.instagram.com/explore/tags/neurologia/" TargetMode="External"/><Relationship Id="rId270" Type="http://schemas.openxmlformats.org/officeDocument/2006/relationships/hyperlink" Target="https://www.instagram.com/explore/tags/nefrolog%C3%ADa/" TargetMode="External"/><Relationship Id="rId89" Type="http://schemas.openxmlformats.org/officeDocument/2006/relationships/hyperlink" Target="https://www.instagram.com/explore/tags/endocrinologia/" TargetMode="External"/><Relationship Id="rId80" Type="http://schemas.openxmlformats.org/officeDocument/2006/relationships/hyperlink" Target="https://www.instagram.com/explore/tags/salud/" TargetMode="External"/><Relationship Id="rId82" Type="http://schemas.openxmlformats.org/officeDocument/2006/relationships/hyperlink" Target="https://www.instagram.com/explore/tags/nefrologia/" TargetMode="External"/><Relationship Id="rId81" Type="http://schemas.openxmlformats.org/officeDocument/2006/relationships/hyperlink" Target="https://www.instagram.com/explore/tags/residen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instagram.com/explore/tags/infectolog%C3%ADa/" TargetMode="External"/><Relationship Id="rId4" Type="http://schemas.openxmlformats.org/officeDocument/2006/relationships/fontTable" Target="fontTable.xml"/><Relationship Id="rId148" Type="http://schemas.openxmlformats.org/officeDocument/2006/relationships/hyperlink" Target="https://www.instagram.com/explore/tags/infectolog%C3%ADa/" TargetMode="External"/><Relationship Id="rId269" Type="http://schemas.openxmlformats.org/officeDocument/2006/relationships/hyperlink" Target="https://www.instagram.com/explore/tags/nefrolog%C3%ADa/" TargetMode="External"/><Relationship Id="rId9" Type="http://schemas.openxmlformats.org/officeDocument/2006/relationships/hyperlink" Target="https://www.instagram.com/explore/tags/especializaci%C3%B3nm%C3%A9dica/" TargetMode="External"/><Relationship Id="rId143" Type="http://schemas.openxmlformats.org/officeDocument/2006/relationships/hyperlink" Target="https://www.instagram.com/explore/tags/otorrinolaringologia/" TargetMode="External"/><Relationship Id="rId264" Type="http://schemas.openxmlformats.org/officeDocument/2006/relationships/hyperlink" Target="https://www.instagram.com/explore/tags/endocrinologia/" TargetMode="External"/><Relationship Id="rId142" Type="http://schemas.openxmlformats.org/officeDocument/2006/relationships/hyperlink" Target="https://www.instagram.com/explore/tags/otorrinolaringologia/" TargetMode="External"/><Relationship Id="rId263" Type="http://schemas.openxmlformats.org/officeDocument/2006/relationships/hyperlink" Target="https://www.instagram.com/explore/tags/endocrinologia/" TargetMode="External"/><Relationship Id="rId141" Type="http://schemas.openxmlformats.org/officeDocument/2006/relationships/hyperlink" Target="https://www.instagram.com/explore/tags/nefrologia/" TargetMode="External"/><Relationship Id="rId262" Type="http://schemas.openxmlformats.org/officeDocument/2006/relationships/hyperlink" Target="https://www.instagram.com/explore/tags/neurologia/" TargetMode="External"/><Relationship Id="rId140" Type="http://schemas.openxmlformats.org/officeDocument/2006/relationships/hyperlink" Target="https://www.instagram.com/explore/tags/nefrologia/" TargetMode="External"/><Relationship Id="rId261" Type="http://schemas.openxmlformats.org/officeDocument/2006/relationships/hyperlink" Target="https://www.instagram.com/explore/tags/neurologia/" TargetMode="External"/><Relationship Id="rId5" Type="http://schemas.openxmlformats.org/officeDocument/2006/relationships/numbering" Target="numbering.xml"/><Relationship Id="rId147" Type="http://schemas.openxmlformats.org/officeDocument/2006/relationships/hyperlink" Target="https://www.instagram.com/explore/tags/endocrinologia/" TargetMode="External"/><Relationship Id="rId268" Type="http://schemas.openxmlformats.org/officeDocument/2006/relationships/hyperlink" Target="https://www.instagram.com/explore/tags/endocrinolog%C3%ADa/" TargetMode="External"/><Relationship Id="rId6" Type="http://schemas.openxmlformats.org/officeDocument/2006/relationships/styles" Target="styles.xml"/><Relationship Id="rId146" Type="http://schemas.openxmlformats.org/officeDocument/2006/relationships/hyperlink" Target="https://www.instagram.com/explore/tags/endocrinologia/" TargetMode="External"/><Relationship Id="rId267" Type="http://schemas.openxmlformats.org/officeDocument/2006/relationships/hyperlink" Target="https://www.instagram.com/explore/tags/endocrinolog%C3%ADa/" TargetMode="External"/><Relationship Id="rId7" Type="http://schemas.openxmlformats.org/officeDocument/2006/relationships/hyperlink" Target="https://www.instagram.com/explore/tags/residencias/" TargetMode="External"/><Relationship Id="rId145" Type="http://schemas.openxmlformats.org/officeDocument/2006/relationships/hyperlink" Target="https://www.instagram.com/explore/tags/neurologia/" TargetMode="External"/><Relationship Id="rId266" Type="http://schemas.openxmlformats.org/officeDocument/2006/relationships/hyperlink" Target="https://www.instagram.com/explore/tags/infectolog%C3%ADa/" TargetMode="External"/><Relationship Id="rId8" Type="http://schemas.openxmlformats.org/officeDocument/2006/relationships/hyperlink" Target="https://www.instagram.com/explore/tags/residencias/" TargetMode="External"/><Relationship Id="rId144" Type="http://schemas.openxmlformats.org/officeDocument/2006/relationships/hyperlink" Target="https://www.instagram.com/explore/tags/neurologia/" TargetMode="External"/><Relationship Id="rId265" Type="http://schemas.openxmlformats.org/officeDocument/2006/relationships/hyperlink" Target="https://www.instagram.com/explore/tags/infectolog%C3%ADa/" TargetMode="External"/><Relationship Id="rId73" Type="http://schemas.openxmlformats.org/officeDocument/2006/relationships/hyperlink" Target="https://www.instagram.com/explore/tags/m%C3%A9dico/" TargetMode="External"/><Relationship Id="rId72" Type="http://schemas.openxmlformats.org/officeDocument/2006/relationships/hyperlink" Target="https://www.instagram.com/explore/tags/m%C3%A9dico/" TargetMode="External"/><Relationship Id="rId75" Type="http://schemas.openxmlformats.org/officeDocument/2006/relationships/hyperlink" Target="https://www.instagram.com/explore/tags/especialidadmedica/" TargetMode="External"/><Relationship Id="rId74" Type="http://schemas.openxmlformats.org/officeDocument/2006/relationships/hyperlink" Target="https://www.instagram.com/explore/tags/casoscl%C3%ADnicos/" TargetMode="External"/><Relationship Id="rId77" Type="http://schemas.openxmlformats.org/officeDocument/2006/relationships/hyperlink" Target="https://www.instagram.com/explore/tags/especialidad/" TargetMode="External"/><Relationship Id="rId260" Type="http://schemas.openxmlformats.org/officeDocument/2006/relationships/hyperlink" Target="https://www.instagram.com/explore/tags/otorrinolaringologia/" TargetMode="External"/><Relationship Id="rId76" Type="http://schemas.openxmlformats.org/officeDocument/2006/relationships/hyperlink" Target="https://www.instagram.com/explore/tags/especialidadmedica/" TargetMode="External"/><Relationship Id="rId79" Type="http://schemas.openxmlformats.org/officeDocument/2006/relationships/hyperlink" Target="https://www.instagram.com/explore/tags/salud/" TargetMode="External"/><Relationship Id="rId78" Type="http://schemas.openxmlformats.org/officeDocument/2006/relationships/hyperlink" Target="https://www.instagram.com/explore/tags/especialidad/" TargetMode="External"/><Relationship Id="rId71" Type="http://schemas.openxmlformats.org/officeDocument/2006/relationships/hyperlink" Target="https://www.instagram.com/explore/tags/medicina/" TargetMode="External"/><Relationship Id="rId70" Type="http://schemas.openxmlformats.org/officeDocument/2006/relationships/hyperlink" Target="https://www.instagram.com/explore/tags/medicina/" TargetMode="External"/><Relationship Id="rId139" Type="http://schemas.openxmlformats.org/officeDocument/2006/relationships/hyperlink" Target="https://www.instagram.com/explore/tags/residente/" TargetMode="External"/><Relationship Id="rId138" Type="http://schemas.openxmlformats.org/officeDocument/2006/relationships/hyperlink" Target="https://www.instagram.com/explore/tags/salud/" TargetMode="External"/><Relationship Id="rId259" Type="http://schemas.openxmlformats.org/officeDocument/2006/relationships/hyperlink" Target="https://www.instagram.com/explore/tags/otorrinolaringologia/" TargetMode="External"/><Relationship Id="rId137" Type="http://schemas.openxmlformats.org/officeDocument/2006/relationships/hyperlink" Target="https://www.instagram.com/explore/tags/salud/" TargetMode="External"/><Relationship Id="rId258" Type="http://schemas.openxmlformats.org/officeDocument/2006/relationships/hyperlink" Target="https://www.instagram.com/explore/tags/nefrologia/" TargetMode="External"/><Relationship Id="rId132" Type="http://schemas.openxmlformats.org/officeDocument/2006/relationships/hyperlink" Target="https://www.instagram.com/explore/tags/casoscl%C3%ADnicos/" TargetMode="External"/><Relationship Id="rId253" Type="http://schemas.openxmlformats.org/officeDocument/2006/relationships/hyperlink" Target="https://www.instagram.com/explore/tags/especialidad/" TargetMode="External"/><Relationship Id="rId131" Type="http://schemas.openxmlformats.org/officeDocument/2006/relationships/hyperlink" Target="https://www.instagram.com/explore/tags/m%C3%A9dico/" TargetMode="External"/><Relationship Id="rId252" Type="http://schemas.openxmlformats.org/officeDocument/2006/relationships/hyperlink" Target="https://www.instagram.com/explore/tags/especialidad/" TargetMode="External"/><Relationship Id="rId130" Type="http://schemas.openxmlformats.org/officeDocument/2006/relationships/hyperlink" Target="https://www.instagram.com/explore/tags/m%C3%A9dico/" TargetMode="External"/><Relationship Id="rId251" Type="http://schemas.openxmlformats.org/officeDocument/2006/relationships/hyperlink" Target="https://www.instagram.com/explore/tags/especialidadmedica/" TargetMode="External"/><Relationship Id="rId250" Type="http://schemas.openxmlformats.org/officeDocument/2006/relationships/hyperlink" Target="https://www.instagram.com/explore/tags/especialidadmedica/" TargetMode="External"/><Relationship Id="rId136" Type="http://schemas.openxmlformats.org/officeDocument/2006/relationships/hyperlink" Target="https://www.instagram.com/explore/tags/especialidad/" TargetMode="External"/><Relationship Id="rId257" Type="http://schemas.openxmlformats.org/officeDocument/2006/relationships/hyperlink" Target="https://www.instagram.com/explore/tags/nefrologia/" TargetMode="External"/><Relationship Id="rId135" Type="http://schemas.openxmlformats.org/officeDocument/2006/relationships/hyperlink" Target="https://www.instagram.com/explore/tags/especialidad/" TargetMode="External"/><Relationship Id="rId256" Type="http://schemas.openxmlformats.org/officeDocument/2006/relationships/hyperlink" Target="https://www.instagram.com/explore/tags/residente/" TargetMode="External"/><Relationship Id="rId134" Type="http://schemas.openxmlformats.org/officeDocument/2006/relationships/hyperlink" Target="https://www.instagram.com/explore/tags/especialidadmedica/" TargetMode="External"/><Relationship Id="rId255" Type="http://schemas.openxmlformats.org/officeDocument/2006/relationships/hyperlink" Target="https://www.instagram.com/explore/tags/salud/" TargetMode="External"/><Relationship Id="rId133" Type="http://schemas.openxmlformats.org/officeDocument/2006/relationships/hyperlink" Target="https://www.instagram.com/explore/tags/especialidadmedica/" TargetMode="External"/><Relationship Id="rId254" Type="http://schemas.openxmlformats.org/officeDocument/2006/relationships/hyperlink" Target="https://www.instagram.com/explore/tags/salud/" TargetMode="External"/><Relationship Id="rId62" Type="http://schemas.openxmlformats.org/officeDocument/2006/relationships/hyperlink" Target="https://www.instagram.com/explore/tags/infectolog%C3%ADa/" TargetMode="External"/><Relationship Id="rId61" Type="http://schemas.openxmlformats.org/officeDocument/2006/relationships/hyperlink" Target="https://www.instagram.com/explore/tags/infectolog%C3%ADa/" TargetMode="External"/><Relationship Id="rId64" Type="http://schemas.openxmlformats.org/officeDocument/2006/relationships/hyperlink" Target="https://www.instagram.com/explore/tags/endocrinolog%C3%ADa/" TargetMode="External"/><Relationship Id="rId63" Type="http://schemas.openxmlformats.org/officeDocument/2006/relationships/hyperlink" Target="https://www.instagram.com/explore/tags/endocrinolog%C3%ADa/" TargetMode="External"/><Relationship Id="rId66" Type="http://schemas.openxmlformats.org/officeDocument/2006/relationships/hyperlink" Target="https://www.instagram.com/explore/tags/nefrolog%C3%ADa/" TargetMode="External"/><Relationship Id="rId172" Type="http://schemas.openxmlformats.org/officeDocument/2006/relationships/hyperlink" Target="https://www.instagram.com/explore/tags/otorrinolaringologia/" TargetMode="External"/><Relationship Id="rId293" Type="http://schemas.openxmlformats.org/officeDocument/2006/relationships/hyperlink" Target="https://www.instagram.com/explore/tags/endocrinologia/" TargetMode="External"/><Relationship Id="rId65" Type="http://schemas.openxmlformats.org/officeDocument/2006/relationships/hyperlink" Target="https://www.instagram.com/explore/tags/nefrolog%C3%ADa/" TargetMode="External"/><Relationship Id="rId171" Type="http://schemas.openxmlformats.org/officeDocument/2006/relationships/hyperlink" Target="https://www.instagram.com/explore/tags/otorrinolaringologia/" TargetMode="External"/><Relationship Id="rId292" Type="http://schemas.openxmlformats.org/officeDocument/2006/relationships/hyperlink" Target="https://www.instagram.com/explore/tags/endocrinologia/" TargetMode="External"/><Relationship Id="rId68" Type="http://schemas.openxmlformats.org/officeDocument/2006/relationships/hyperlink" Target="https://www.instagram.com/explore/tags/especializaci%C3%B3nm%C3%A9dica/" TargetMode="External"/><Relationship Id="rId170" Type="http://schemas.openxmlformats.org/officeDocument/2006/relationships/hyperlink" Target="https://www.instagram.com/explore/tags/nefrologia/" TargetMode="External"/><Relationship Id="rId291" Type="http://schemas.openxmlformats.org/officeDocument/2006/relationships/hyperlink" Target="https://www.instagram.com/explore/tags/neurologia/" TargetMode="External"/><Relationship Id="rId67" Type="http://schemas.openxmlformats.org/officeDocument/2006/relationships/hyperlink" Target="https://www.instagram.com/explore/tags/residencias/" TargetMode="External"/><Relationship Id="rId290" Type="http://schemas.openxmlformats.org/officeDocument/2006/relationships/hyperlink" Target="https://www.instagram.com/explore/tags/neurologia/" TargetMode="External"/><Relationship Id="rId60" Type="http://schemas.openxmlformats.org/officeDocument/2006/relationships/hyperlink" Target="https://www.instagram.com/explore/tags/endocrinologia/" TargetMode="External"/><Relationship Id="rId165" Type="http://schemas.openxmlformats.org/officeDocument/2006/relationships/hyperlink" Target="https://www.instagram.com/explore/tags/especialidad/" TargetMode="External"/><Relationship Id="rId286" Type="http://schemas.openxmlformats.org/officeDocument/2006/relationships/hyperlink" Target="https://www.instagram.com/explore/tags/nefrologia/" TargetMode="External"/><Relationship Id="rId69" Type="http://schemas.openxmlformats.org/officeDocument/2006/relationships/hyperlink" Target="https://www.instagram.com/explore/tags/especializaci%C3%B3nm%C3%A9dica/" TargetMode="External"/><Relationship Id="rId164" Type="http://schemas.openxmlformats.org/officeDocument/2006/relationships/hyperlink" Target="https://www.instagram.com/explore/tags/especialidad/" TargetMode="External"/><Relationship Id="rId285" Type="http://schemas.openxmlformats.org/officeDocument/2006/relationships/hyperlink" Target="https://www.instagram.com/explore/tags/residente/" TargetMode="External"/><Relationship Id="rId163" Type="http://schemas.openxmlformats.org/officeDocument/2006/relationships/hyperlink" Target="https://www.instagram.com/explore/tags/especialidadmedica/" TargetMode="External"/><Relationship Id="rId284" Type="http://schemas.openxmlformats.org/officeDocument/2006/relationships/hyperlink" Target="https://www.instagram.com/explore/tags/salud/" TargetMode="External"/><Relationship Id="rId162" Type="http://schemas.openxmlformats.org/officeDocument/2006/relationships/hyperlink" Target="https://www.instagram.com/explore/tags/especialidadmedica/" TargetMode="External"/><Relationship Id="rId283" Type="http://schemas.openxmlformats.org/officeDocument/2006/relationships/hyperlink" Target="https://www.instagram.com/explore/tags/salud/" TargetMode="External"/><Relationship Id="rId169" Type="http://schemas.openxmlformats.org/officeDocument/2006/relationships/hyperlink" Target="https://www.instagram.com/explore/tags/nefrologia/" TargetMode="External"/><Relationship Id="rId168" Type="http://schemas.openxmlformats.org/officeDocument/2006/relationships/hyperlink" Target="https://www.instagram.com/explore/tags/residente/" TargetMode="External"/><Relationship Id="rId289" Type="http://schemas.openxmlformats.org/officeDocument/2006/relationships/hyperlink" Target="https://www.instagram.com/explore/tags/otorrinolaringologia/" TargetMode="External"/><Relationship Id="rId167" Type="http://schemas.openxmlformats.org/officeDocument/2006/relationships/hyperlink" Target="https://www.instagram.com/explore/tags/salud/" TargetMode="External"/><Relationship Id="rId288" Type="http://schemas.openxmlformats.org/officeDocument/2006/relationships/hyperlink" Target="https://www.instagram.com/explore/tags/otorrinolaringologia/" TargetMode="External"/><Relationship Id="rId166" Type="http://schemas.openxmlformats.org/officeDocument/2006/relationships/hyperlink" Target="https://www.instagram.com/explore/tags/salud/" TargetMode="External"/><Relationship Id="rId287" Type="http://schemas.openxmlformats.org/officeDocument/2006/relationships/hyperlink" Target="https://www.instagram.com/explore/tags/nefrologia/" TargetMode="External"/><Relationship Id="rId51" Type="http://schemas.openxmlformats.org/officeDocument/2006/relationships/hyperlink" Target="https://www.instagram.com/explore/tags/salud/" TargetMode="External"/><Relationship Id="rId50" Type="http://schemas.openxmlformats.org/officeDocument/2006/relationships/hyperlink" Target="https://www.instagram.com/explore/tags/salud/" TargetMode="External"/><Relationship Id="rId53" Type="http://schemas.openxmlformats.org/officeDocument/2006/relationships/hyperlink" Target="https://www.instagram.com/explore/tags/nefrologia/" TargetMode="External"/><Relationship Id="rId52" Type="http://schemas.openxmlformats.org/officeDocument/2006/relationships/hyperlink" Target="https://www.instagram.com/explore/tags/residente/" TargetMode="External"/><Relationship Id="rId55" Type="http://schemas.openxmlformats.org/officeDocument/2006/relationships/hyperlink" Target="https://www.instagram.com/explore/tags/otorrinolaringologia/" TargetMode="External"/><Relationship Id="rId161" Type="http://schemas.openxmlformats.org/officeDocument/2006/relationships/hyperlink" Target="https://www.instagram.com/explore/tags/casoscl%C3%ADnicos/" TargetMode="External"/><Relationship Id="rId282" Type="http://schemas.openxmlformats.org/officeDocument/2006/relationships/hyperlink" Target="https://www.instagram.com/explore/tags/especialidad/" TargetMode="External"/><Relationship Id="rId54" Type="http://schemas.openxmlformats.org/officeDocument/2006/relationships/hyperlink" Target="https://www.instagram.com/explore/tags/nefrologia/" TargetMode="External"/><Relationship Id="rId160" Type="http://schemas.openxmlformats.org/officeDocument/2006/relationships/hyperlink" Target="https://www.instagram.com/explore/tags/m%C3%A9dico/" TargetMode="External"/><Relationship Id="rId281" Type="http://schemas.openxmlformats.org/officeDocument/2006/relationships/hyperlink" Target="https://www.instagram.com/explore/tags/especialidad/" TargetMode="External"/><Relationship Id="rId57" Type="http://schemas.openxmlformats.org/officeDocument/2006/relationships/hyperlink" Target="https://www.instagram.com/explore/tags/neurologia/" TargetMode="External"/><Relationship Id="rId280" Type="http://schemas.openxmlformats.org/officeDocument/2006/relationships/hyperlink" Target="https://www.instagram.com/explore/tags/especialidadmedica/" TargetMode="External"/><Relationship Id="rId56" Type="http://schemas.openxmlformats.org/officeDocument/2006/relationships/hyperlink" Target="https://www.instagram.com/explore/tags/otorrinolaringologia/" TargetMode="External"/><Relationship Id="rId159" Type="http://schemas.openxmlformats.org/officeDocument/2006/relationships/hyperlink" Target="https://www.instagram.com/explore/tags/m%C3%A9dico/" TargetMode="External"/><Relationship Id="rId59" Type="http://schemas.openxmlformats.org/officeDocument/2006/relationships/hyperlink" Target="https://www.instagram.com/explore/tags/endocrinologia/" TargetMode="External"/><Relationship Id="rId154" Type="http://schemas.openxmlformats.org/officeDocument/2006/relationships/hyperlink" Target="https://www.instagram.com/explore/tags/residencias/" TargetMode="External"/><Relationship Id="rId275" Type="http://schemas.openxmlformats.org/officeDocument/2006/relationships/hyperlink" Target="https://www.instagram.com/explore/tags/medicina/" TargetMode="External"/><Relationship Id="rId58" Type="http://schemas.openxmlformats.org/officeDocument/2006/relationships/hyperlink" Target="https://www.instagram.com/explore/tags/neurologia/" TargetMode="External"/><Relationship Id="rId153" Type="http://schemas.openxmlformats.org/officeDocument/2006/relationships/hyperlink" Target="https://www.instagram.com/explore/tags/nefrolog%C3%ADa/" TargetMode="External"/><Relationship Id="rId274" Type="http://schemas.openxmlformats.org/officeDocument/2006/relationships/hyperlink" Target="https://www.instagram.com/explore/tags/medicina/" TargetMode="External"/><Relationship Id="rId152" Type="http://schemas.openxmlformats.org/officeDocument/2006/relationships/hyperlink" Target="https://www.instagram.com/explore/tags/nefrolog%C3%ADa/" TargetMode="External"/><Relationship Id="rId273" Type="http://schemas.openxmlformats.org/officeDocument/2006/relationships/hyperlink" Target="https://www.instagram.com/explore/tags/especializaci%C3%B3nm%C3%A9dica/" TargetMode="External"/><Relationship Id="rId151" Type="http://schemas.openxmlformats.org/officeDocument/2006/relationships/hyperlink" Target="https://www.instagram.com/explore/tags/endocrinolog%C3%ADa/" TargetMode="External"/><Relationship Id="rId272" Type="http://schemas.openxmlformats.org/officeDocument/2006/relationships/hyperlink" Target="https://www.instagram.com/explore/tags/especializaci%C3%B3nm%C3%A9dica/" TargetMode="External"/><Relationship Id="rId158" Type="http://schemas.openxmlformats.org/officeDocument/2006/relationships/hyperlink" Target="https://www.instagram.com/explore/tags/medicina/" TargetMode="External"/><Relationship Id="rId279" Type="http://schemas.openxmlformats.org/officeDocument/2006/relationships/hyperlink" Target="https://www.instagram.com/explore/tags/especialidadmedica/" TargetMode="External"/><Relationship Id="rId157" Type="http://schemas.openxmlformats.org/officeDocument/2006/relationships/hyperlink" Target="https://www.instagram.com/explore/tags/medicina/" TargetMode="External"/><Relationship Id="rId278" Type="http://schemas.openxmlformats.org/officeDocument/2006/relationships/hyperlink" Target="https://www.instagram.com/explore/tags/casoscl%C3%ADnicos/" TargetMode="External"/><Relationship Id="rId156" Type="http://schemas.openxmlformats.org/officeDocument/2006/relationships/hyperlink" Target="https://www.instagram.com/explore/tags/especializaci%C3%B3nm%C3%A9dica/" TargetMode="External"/><Relationship Id="rId277" Type="http://schemas.openxmlformats.org/officeDocument/2006/relationships/hyperlink" Target="https://www.instagram.com/explore/tags/m%C3%A9dico/" TargetMode="External"/><Relationship Id="rId155" Type="http://schemas.openxmlformats.org/officeDocument/2006/relationships/hyperlink" Target="https://www.instagram.com/explore/tags/especializaci%C3%B3nm%C3%A9dica/" TargetMode="External"/><Relationship Id="rId276" Type="http://schemas.openxmlformats.org/officeDocument/2006/relationships/hyperlink" Target="https://www.instagram.com/explore/tags/m%C3%A9dico/" TargetMode="External"/><Relationship Id="rId107" Type="http://schemas.openxmlformats.org/officeDocument/2006/relationships/hyperlink" Target="https://www.instagram.com/explore/tags/especialidad/" TargetMode="External"/><Relationship Id="rId228" Type="http://schemas.openxmlformats.org/officeDocument/2006/relationships/hyperlink" Target="https://www.instagram.com/explore/tags/nefrologia/" TargetMode="External"/><Relationship Id="rId349" Type="http://schemas.openxmlformats.org/officeDocument/2006/relationships/hyperlink" Target="https://www.instagram.com/explore/tags/neurologia/" TargetMode="External"/><Relationship Id="rId106" Type="http://schemas.openxmlformats.org/officeDocument/2006/relationships/hyperlink" Target="https://www.instagram.com/explore/tags/especialidad/" TargetMode="External"/><Relationship Id="rId227" Type="http://schemas.openxmlformats.org/officeDocument/2006/relationships/hyperlink" Target="https://www.instagram.com/explore/tags/residente/" TargetMode="External"/><Relationship Id="rId348" Type="http://schemas.openxmlformats.org/officeDocument/2006/relationships/hyperlink" Target="https://www.instagram.com/explore/tags/neurologia/" TargetMode="External"/><Relationship Id="rId105" Type="http://schemas.openxmlformats.org/officeDocument/2006/relationships/hyperlink" Target="https://www.instagram.com/explore/tags/especialidadmedica/" TargetMode="External"/><Relationship Id="rId226" Type="http://schemas.openxmlformats.org/officeDocument/2006/relationships/hyperlink" Target="https://www.instagram.com/explore/tags/salud/" TargetMode="External"/><Relationship Id="rId347" Type="http://schemas.openxmlformats.org/officeDocument/2006/relationships/hyperlink" Target="https://www.instagram.com/explore/tags/otorrinolaringologia/" TargetMode="External"/><Relationship Id="rId104" Type="http://schemas.openxmlformats.org/officeDocument/2006/relationships/hyperlink" Target="https://www.instagram.com/explore/tags/especialidadmedica/" TargetMode="External"/><Relationship Id="rId225" Type="http://schemas.openxmlformats.org/officeDocument/2006/relationships/hyperlink" Target="https://www.instagram.com/explore/tags/salud/" TargetMode="External"/><Relationship Id="rId346" Type="http://schemas.openxmlformats.org/officeDocument/2006/relationships/hyperlink" Target="https://www.instagram.com/explore/tags/otorrinolaringologia/" TargetMode="External"/><Relationship Id="rId109" Type="http://schemas.openxmlformats.org/officeDocument/2006/relationships/hyperlink" Target="https://www.instagram.com/explore/tags/salud/" TargetMode="External"/><Relationship Id="rId108" Type="http://schemas.openxmlformats.org/officeDocument/2006/relationships/hyperlink" Target="https://www.instagram.com/explore/tags/salud/" TargetMode="External"/><Relationship Id="rId229" Type="http://schemas.openxmlformats.org/officeDocument/2006/relationships/hyperlink" Target="https://www.instagram.com/explore/tags/nefrologia/" TargetMode="External"/><Relationship Id="rId220" Type="http://schemas.openxmlformats.org/officeDocument/2006/relationships/hyperlink" Target="https://www.instagram.com/explore/tags/casoscl%C3%ADnicos/" TargetMode="External"/><Relationship Id="rId341" Type="http://schemas.openxmlformats.org/officeDocument/2006/relationships/hyperlink" Target="https://www.instagram.com/explore/tags/salud/" TargetMode="External"/><Relationship Id="rId340" Type="http://schemas.openxmlformats.org/officeDocument/2006/relationships/hyperlink" Target="https://www.instagram.com/explore/tags/especialidad/" TargetMode="External"/><Relationship Id="rId103" Type="http://schemas.openxmlformats.org/officeDocument/2006/relationships/hyperlink" Target="https://www.instagram.com/explore/tags/casoscl%C3%ADnicos/" TargetMode="External"/><Relationship Id="rId224" Type="http://schemas.openxmlformats.org/officeDocument/2006/relationships/hyperlink" Target="https://www.instagram.com/explore/tags/especialidad/" TargetMode="External"/><Relationship Id="rId345" Type="http://schemas.openxmlformats.org/officeDocument/2006/relationships/hyperlink" Target="https://www.instagram.com/explore/tags/nefrologia/" TargetMode="External"/><Relationship Id="rId102" Type="http://schemas.openxmlformats.org/officeDocument/2006/relationships/hyperlink" Target="https://www.instagram.com/explore/tags/m%C3%A9dico/" TargetMode="External"/><Relationship Id="rId223" Type="http://schemas.openxmlformats.org/officeDocument/2006/relationships/hyperlink" Target="https://www.instagram.com/explore/tags/especialidad/" TargetMode="External"/><Relationship Id="rId344" Type="http://schemas.openxmlformats.org/officeDocument/2006/relationships/hyperlink" Target="https://www.instagram.com/explore/tags/nefrologia/" TargetMode="External"/><Relationship Id="rId101" Type="http://schemas.openxmlformats.org/officeDocument/2006/relationships/hyperlink" Target="https://www.instagram.com/explore/tags/m%C3%A9dico/" TargetMode="External"/><Relationship Id="rId222" Type="http://schemas.openxmlformats.org/officeDocument/2006/relationships/hyperlink" Target="https://www.instagram.com/explore/tags/especialidadmedica/" TargetMode="External"/><Relationship Id="rId343" Type="http://schemas.openxmlformats.org/officeDocument/2006/relationships/hyperlink" Target="https://www.instagram.com/explore/tags/residente/" TargetMode="External"/><Relationship Id="rId100" Type="http://schemas.openxmlformats.org/officeDocument/2006/relationships/hyperlink" Target="https://www.instagram.com/explore/tags/medicina/" TargetMode="External"/><Relationship Id="rId221" Type="http://schemas.openxmlformats.org/officeDocument/2006/relationships/hyperlink" Target="https://www.instagram.com/explore/tags/especialidadmedica/" TargetMode="External"/><Relationship Id="rId342" Type="http://schemas.openxmlformats.org/officeDocument/2006/relationships/hyperlink" Target="https://www.instagram.com/explore/tags/salud/" TargetMode="External"/><Relationship Id="rId217" Type="http://schemas.openxmlformats.org/officeDocument/2006/relationships/hyperlink" Target="https://www.instagram.com/explore/tags/medicina/" TargetMode="External"/><Relationship Id="rId338" Type="http://schemas.openxmlformats.org/officeDocument/2006/relationships/hyperlink" Target="https://www.instagram.com/explore/tags/especialidadmedica/" TargetMode="External"/><Relationship Id="rId216" Type="http://schemas.openxmlformats.org/officeDocument/2006/relationships/hyperlink" Target="https://www.instagram.com/explore/tags/medicina/" TargetMode="External"/><Relationship Id="rId337" Type="http://schemas.openxmlformats.org/officeDocument/2006/relationships/hyperlink" Target="https://www.instagram.com/explore/tags/especialidadmedica/" TargetMode="External"/><Relationship Id="rId215" Type="http://schemas.openxmlformats.org/officeDocument/2006/relationships/hyperlink" Target="https://www.instagram.com/explore/tags/especializaci%C3%B3nm%C3%A9dica/" TargetMode="External"/><Relationship Id="rId336" Type="http://schemas.openxmlformats.org/officeDocument/2006/relationships/hyperlink" Target="https://www.instagram.com/explore/tags/casoscl%C3%ADnicos/" TargetMode="External"/><Relationship Id="rId214" Type="http://schemas.openxmlformats.org/officeDocument/2006/relationships/hyperlink" Target="https://www.instagram.com/explore/tags/especializaci%C3%B3nm%C3%A9dica/" TargetMode="External"/><Relationship Id="rId335" Type="http://schemas.openxmlformats.org/officeDocument/2006/relationships/hyperlink" Target="https://www.instagram.com/explore/tags/m%C3%A9dico/" TargetMode="External"/><Relationship Id="rId219" Type="http://schemas.openxmlformats.org/officeDocument/2006/relationships/hyperlink" Target="https://www.instagram.com/explore/tags/m%C3%A9dico/" TargetMode="External"/><Relationship Id="rId218" Type="http://schemas.openxmlformats.org/officeDocument/2006/relationships/hyperlink" Target="https://www.instagram.com/explore/tags/m%C3%A9dico/" TargetMode="External"/><Relationship Id="rId339" Type="http://schemas.openxmlformats.org/officeDocument/2006/relationships/hyperlink" Target="https://www.instagram.com/explore/tags/especialidad/" TargetMode="External"/><Relationship Id="rId330" Type="http://schemas.openxmlformats.org/officeDocument/2006/relationships/hyperlink" Target="https://www.instagram.com/explore/tags/especializaci%C3%B3nm%C3%A9dica/" TargetMode="External"/><Relationship Id="rId213" Type="http://schemas.openxmlformats.org/officeDocument/2006/relationships/hyperlink" Target="https://www.instagram.com/explore/tags/residencias/" TargetMode="External"/><Relationship Id="rId334" Type="http://schemas.openxmlformats.org/officeDocument/2006/relationships/hyperlink" Target="https://www.instagram.com/explore/tags/m%C3%A9dico/" TargetMode="External"/><Relationship Id="rId212" Type="http://schemas.openxmlformats.org/officeDocument/2006/relationships/image" Target="media/image1.png"/><Relationship Id="rId333" Type="http://schemas.openxmlformats.org/officeDocument/2006/relationships/hyperlink" Target="https://www.instagram.com/explore/tags/medicina/" TargetMode="External"/><Relationship Id="rId211" Type="http://schemas.openxmlformats.org/officeDocument/2006/relationships/hyperlink" Target="https://www.instagram.com/explore/tags/nefrolog%C3%ADa/" TargetMode="External"/><Relationship Id="rId332" Type="http://schemas.openxmlformats.org/officeDocument/2006/relationships/hyperlink" Target="https://www.instagram.com/explore/tags/medicina/" TargetMode="External"/><Relationship Id="rId210" Type="http://schemas.openxmlformats.org/officeDocument/2006/relationships/hyperlink" Target="https://www.instagram.com/explore/tags/nefrolog%C3%ADa/" TargetMode="External"/><Relationship Id="rId331" Type="http://schemas.openxmlformats.org/officeDocument/2006/relationships/hyperlink" Target="https://www.instagram.com/explore/tags/especializaci%C3%B3nm%C3%A9dica/" TargetMode="External"/><Relationship Id="rId129" Type="http://schemas.openxmlformats.org/officeDocument/2006/relationships/hyperlink" Target="https://www.instagram.com/explore/tags/medicina/" TargetMode="External"/><Relationship Id="rId128" Type="http://schemas.openxmlformats.org/officeDocument/2006/relationships/hyperlink" Target="https://www.instagram.com/explore/tags/medicina/" TargetMode="External"/><Relationship Id="rId249" Type="http://schemas.openxmlformats.org/officeDocument/2006/relationships/hyperlink" Target="https://www.instagram.com/explore/tags/casoscl%C3%ADnicos/" TargetMode="External"/><Relationship Id="rId127" Type="http://schemas.openxmlformats.org/officeDocument/2006/relationships/hyperlink" Target="https://www.instagram.com/explore/tags/especializaci%C3%B3nm%C3%A9dica/" TargetMode="External"/><Relationship Id="rId248" Type="http://schemas.openxmlformats.org/officeDocument/2006/relationships/hyperlink" Target="https://www.instagram.com/explore/tags/m%C3%A9dico/" TargetMode="External"/><Relationship Id="rId126" Type="http://schemas.openxmlformats.org/officeDocument/2006/relationships/hyperlink" Target="https://www.instagram.com/explore/tags/especializaci%C3%B3nm%C3%A9dica/" TargetMode="External"/><Relationship Id="rId247" Type="http://schemas.openxmlformats.org/officeDocument/2006/relationships/hyperlink" Target="https://www.instagram.com/explore/tags/m%C3%A9dico/" TargetMode="External"/><Relationship Id="rId121" Type="http://schemas.openxmlformats.org/officeDocument/2006/relationships/hyperlink" Target="https://www.instagram.com/explore/tags/endocrinolog%C3%ADa/" TargetMode="External"/><Relationship Id="rId242" Type="http://schemas.openxmlformats.org/officeDocument/2006/relationships/hyperlink" Target="https://www.instagram.com/explore/tags/residencias/" TargetMode="External"/><Relationship Id="rId120" Type="http://schemas.openxmlformats.org/officeDocument/2006/relationships/hyperlink" Target="https://www.instagram.com/explore/tags/infectolog%C3%ADa/" TargetMode="External"/><Relationship Id="rId241" Type="http://schemas.openxmlformats.org/officeDocument/2006/relationships/hyperlink" Target="https://www.instagram.com/explore/tags/nefrolog%C3%ADa/" TargetMode="External"/><Relationship Id="rId240" Type="http://schemas.openxmlformats.org/officeDocument/2006/relationships/hyperlink" Target="https://www.instagram.com/explore/tags/nefrolog%C3%ADa/" TargetMode="External"/><Relationship Id="rId125" Type="http://schemas.openxmlformats.org/officeDocument/2006/relationships/hyperlink" Target="https://www.instagram.com/explore/tags/residencias/" TargetMode="External"/><Relationship Id="rId246" Type="http://schemas.openxmlformats.org/officeDocument/2006/relationships/hyperlink" Target="https://www.instagram.com/explore/tags/medicina/" TargetMode="External"/><Relationship Id="rId124" Type="http://schemas.openxmlformats.org/officeDocument/2006/relationships/hyperlink" Target="https://www.instagram.com/explore/tags/nefrolog%C3%ADa/" TargetMode="External"/><Relationship Id="rId245" Type="http://schemas.openxmlformats.org/officeDocument/2006/relationships/hyperlink" Target="https://www.instagram.com/explore/tags/medicina/" TargetMode="External"/><Relationship Id="rId123" Type="http://schemas.openxmlformats.org/officeDocument/2006/relationships/hyperlink" Target="https://www.instagram.com/explore/tags/nefrolog%C3%ADa/" TargetMode="External"/><Relationship Id="rId244" Type="http://schemas.openxmlformats.org/officeDocument/2006/relationships/hyperlink" Target="https://www.instagram.com/explore/tags/especializaci%C3%B3nm%C3%A9dica/" TargetMode="External"/><Relationship Id="rId122" Type="http://schemas.openxmlformats.org/officeDocument/2006/relationships/hyperlink" Target="https://www.instagram.com/explore/tags/endocrinolog%C3%ADa/" TargetMode="External"/><Relationship Id="rId243" Type="http://schemas.openxmlformats.org/officeDocument/2006/relationships/hyperlink" Target="https://www.instagram.com/explore/tags/especializaci%C3%B3nm%C3%A9dica/" TargetMode="External"/><Relationship Id="rId95" Type="http://schemas.openxmlformats.org/officeDocument/2006/relationships/hyperlink" Target="https://www.instagram.com/explore/tags/nefrolog%C3%ADa/" TargetMode="External"/><Relationship Id="rId94" Type="http://schemas.openxmlformats.org/officeDocument/2006/relationships/hyperlink" Target="https://www.instagram.com/explore/tags/nefrolog%C3%ADa/" TargetMode="External"/><Relationship Id="rId97" Type="http://schemas.openxmlformats.org/officeDocument/2006/relationships/hyperlink" Target="https://www.instagram.com/explore/tags/especializaci%C3%B3nm%C3%A9dica/" TargetMode="External"/><Relationship Id="rId96" Type="http://schemas.openxmlformats.org/officeDocument/2006/relationships/hyperlink" Target="https://www.instagram.com/explore/tags/residencias/" TargetMode="External"/><Relationship Id="rId99" Type="http://schemas.openxmlformats.org/officeDocument/2006/relationships/hyperlink" Target="https://www.instagram.com/explore/tags/medicina/" TargetMode="External"/><Relationship Id="rId98" Type="http://schemas.openxmlformats.org/officeDocument/2006/relationships/hyperlink" Target="https://www.instagram.com/explore/tags/especializaci%C3%B3nm%C3%A9dica/" TargetMode="External"/><Relationship Id="rId91" Type="http://schemas.openxmlformats.org/officeDocument/2006/relationships/hyperlink" Target="https://www.instagram.com/explore/tags/infectolog%C3%ADa/" TargetMode="External"/><Relationship Id="rId90" Type="http://schemas.openxmlformats.org/officeDocument/2006/relationships/hyperlink" Target="https://www.instagram.com/explore/tags/infectolog%C3%ADa/" TargetMode="External"/><Relationship Id="rId93" Type="http://schemas.openxmlformats.org/officeDocument/2006/relationships/hyperlink" Target="https://www.instagram.com/explore/tags/endocrinolog%C3%ADa/" TargetMode="External"/><Relationship Id="rId92" Type="http://schemas.openxmlformats.org/officeDocument/2006/relationships/hyperlink" Target="https://www.instagram.com/explore/tags/endocrinolog%C3%ADa/" TargetMode="External"/><Relationship Id="rId118" Type="http://schemas.openxmlformats.org/officeDocument/2006/relationships/hyperlink" Target="https://www.instagram.com/explore/tags/endocrinologia/" TargetMode="External"/><Relationship Id="rId239" Type="http://schemas.openxmlformats.org/officeDocument/2006/relationships/hyperlink" Target="https://www.instagram.com/explore/tags/endocrinolog%C3%ADa/" TargetMode="External"/><Relationship Id="rId117" Type="http://schemas.openxmlformats.org/officeDocument/2006/relationships/hyperlink" Target="https://www.instagram.com/explore/tags/endocrinologia/" TargetMode="External"/><Relationship Id="rId238" Type="http://schemas.openxmlformats.org/officeDocument/2006/relationships/hyperlink" Target="https://www.instagram.com/explore/tags/endocrinolog%C3%ADa/" TargetMode="External"/><Relationship Id="rId359" Type="http://schemas.openxmlformats.org/officeDocument/2006/relationships/footer" Target="footer1.xml"/><Relationship Id="rId116" Type="http://schemas.openxmlformats.org/officeDocument/2006/relationships/hyperlink" Target="https://www.instagram.com/explore/tags/neurologia/" TargetMode="External"/><Relationship Id="rId237" Type="http://schemas.openxmlformats.org/officeDocument/2006/relationships/hyperlink" Target="https://www.instagram.com/explore/tags/infectolog%C3%ADa/" TargetMode="External"/><Relationship Id="rId358" Type="http://schemas.openxmlformats.org/officeDocument/2006/relationships/image" Target="media/image2.png"/><Relationship Id="rId115" Type="http://schemas.openxmlformats.org/officeDocument/2006/relationships/hyperlink" Target="https://www.instagram.com/explore/tags/neurologia/" TargetMode="External"/><Relationship Id="rId236" Type="http://schemas.openxmlformats.org/officeDocument/2006/relationships/hyperlink" Target="https://www.instagram.com/explore/tags/infectolog%C3%ADa/" TargetMode="External"/><Relationship Id="rId357" Type="http://schemas.openxmlformats.org/officeDocument/2006/relationships/hyperlink" Target="https://www.instagram.com/explore/tags/nefrolog%C3%ADa/" TargetMode="External"/><Relationship Id="rId119" Type="http://schemas.openxmlformats.org/officeDocument/2006/relationships/hyperlink" Target="https://www.instagram.com/explore/tags/infectolog%C3%ADa/" TargetMode="External"/><Relationship Id="rId110" Type="http://schemas.openxmlformats.org/officeDocument/2006/relationships/hyperlink" Target="https://www.instagram.com/explore/tags/residente/" TargetMode="External"/><Relationship Id="rId231" Type="http://schemas.openxmlformats.org/officeDocument/2006/relationships/hyperlink" Target="https://www.instagram.com/explore/tags/otorrinolaringologia/" TargetMode="External"/><Relationship Id="rId352" Type="http://schemas.openxmlformats.org/officeDocument/2006/relationships/hyperlink" Target="https://www.instagram.com/explore/tags/infectolog%C3%ADa/" TargetMode="External"/><Relationship Id="rId230" Type="http://schemas.openxmlformats.org/officeDocument/2006/relationships/hyperlink" Target="https://www.instagram.com/explore/tags/otorrinolaringologia/" TargetMode="External"/><Relationship Id="rId351" Type="http://schemas.openxmlformats.org/officeDocument/2006/relationships/hyperlink" Target="https://www.instagram.com/explore/tags/endocrinologia/" TargetMode="External"/><Relationship Id="rId350" Type="http://schemas.openxmlformats.org/officeDocument/2006/relationships/hyperlink" Target="https://www.instagram.com/explore/tags/endocrinologia/" TargetMode="External"/><Relationship Id="rId114" Type="http://schemas.openxmlformats.org/officeDocument/2006/relationships/hyperlink" Target="https://www.instagram.com/explore/tags/otorrinolaringologia/" TargetMode="External"/><Relationship Id="rId235" Type="http://schemas.openxmlformats.org/officeDocument/2006/relationships/hyperlink" Target="https://www.instagram.com/explore/tags/endocrinologia/" TargetMode="External"/><Relationship Id="rId356" Type="http://schemas.openxmlformats.org/officeDocument/2006/relationships/hyperlink" Target="https://www.instagram.com/explore/tags/nefrolog%C3%ADa/" TargetMode="External"/><Relationship Id="rId113" Type="http://schemas.openxmlformats.org/officeDocument/2006/relationships/hyperlink" Target="https://www.instagram.com/explore/tags/otorrinolaringologia/" TargetMode="External"/><Relationship Id="rId234" Type="http://schemas.openxmlformats.org/officeDocument/2006/relationships/hyperlink" Target="https://www.instagram.com/explore/tags/endocrinologia/" TargetMode="External"/><Relationship Id="rId355" Type="http://schemas.openxmlformats.org/officeDocument/2006/relationships/hyperlink" Target="https://www.instagram.com/explore/tags/endocrinolog%C3%ADa/" TargetMode="External"/><Relationship Id="rId112" Type="http://schemas.openxmlformats.org/officeDocument/2006/relationships/hyperlink" Target="https://www.instagram.com/explore/tags/nefrologia/" TargetMode="External"/><Relationship Id="rId233" Type="http://schemas.openxmlformats.org/officeDocument/2006/relationships/hyperlink" Target="https://www.instagram.com/explore/tags/neurologia/" TargetMode="External"/><Relationship Id="rId354" Type="http://schemas.openxmlformats.org/officeDocument/2006/relationships/hyperlink" Target="https://www.instagram.com/explore/tags/endocrinolog%C3%ADa/" TargetMode="External"/><Relationship Id="rId111" Type="http://schemas.openxmlformats.org/officeDocument/2006/relationships/hyperlink" Target="https://www.instagram.com/explore/tags/nefrologia/" TargetMode="External"/><Relationship Id="rId232" Type="http://schemas.openxmlformats.org/officeDocument/2006/relationships/hyperlink" Target="https://www.instagram.com/explore/tags/neurologia/" TargetMode="External"/><Relationship Id="rId353" Type="http://schemas.openxmlformats.org/officeDocument/2006/relationships/hyperlink" Target="https://www.instagram.com/explore/tags/infectolog%C3%ADa/" TargetMode="External"/><Relationship Id="rId305" Type="http://schemas.openxmlformats.org/officeDocument/2006/relationships/hyperlink" Target="https://www.instagram.com/explore/tags/m%C3%A9dico/" TargetMode="External"/><Relationship Id="rId304" Type="http://schemas.openxmlformats.org/officeDocument/2006/relationships/hyperlink" Target="https://www.instagram.com/explore/tags/medicina/" TargetMode="External"/><Relationship Id="rId303" Type="http://schemas.openxmlformats.org/officeDocument/2006/relationships/hyperlink" Target="https://www.instagram.com/explore/tags/medicina/" TargetMode="External"/><Relationship Id="rId302" Type="http://schemas.openxmlformats.org/officeDocument/2006/relationships/hyperlink" Target="https://www.instagram.com/explore/tags/especializaci%C3%B3nm%C3%A9dica/" TargetMode="External"/><Relationship Id="rId309" Type="http://schemas.openxmlformats.org/officeDocument/2006/relationships/hyperlink" Target="https://www.instagram.com/explore/tags/especialidadmedica/" TargetMode="External"/><Relationship Id="rId308" Type="http://schemas.openxmlformats.org/officeDocument/2006/relationships/hyperlink" Target="https://www.instagram.com/explore/tags/especialidadmedica/" TargetMode="External"/><Relationship Id="rId307" Type="http://schemas.openxmlformats.org/officeDocument/2006/relationships/hyperlink" Target="https://www.instagram.com/explore/tags/casoscl%C3%ADnicos/" TargetMode="External"/><Relationship Id="rId306" Type="http://schemas.openxmlformats.org/officeDocument/2006/relationships/hyperlink" Target="https://www.instagram.com/explore/tags/m%C3%A9dico/" TargetMode="External"/><Relationship Id="rId301" Type="http://schemas.openxmlformats.org/officeDocument/2006/relationships/hyperlink" Target="https://www.instagram.com/explore/tags/especializaci%C3%B3nm%C3%A9dica/" TargetMode="External"/><Relationship Id="rId300" Type="http://schemas.openxmlformats.org/officeDocument/2006/relationships/hyperlink" Target="https://www.instagram.com/explore/tags/residencias/" TargetMode="External"/><Relationship Id="rId206" Type="http://schemas.openxmlformats.org/officeDocument/2006/relationships/hyperlink" Target="https://www.instagram.com/explore/tags/infectolog%C3%ADa/" TargetMode="External"/><Relationship Id="rId327" Type="http://schemas.openxmlformats.org/officeDocument/2006/relationships/hyperlink" Target="https://www.instagram.com/explore/tags/nefrolog%C3%ADa/" TargetMode="External"/><Relationship Id="rId205" Type="http://schemas.openxmlformats.org/officeDocument/2006/relationships/hyperlink" Target="https://www.instagram.com/explore/tags/endocrinologia/" TargetMode="External"/><Relationship Id="rId326" Type="http://schemas.openxmlformats.org/officeDocument/2006/relationships/hyperlink" Target="https://www.instagram.com/explore/tags/endocrinolog%C3%ADa/" TargetMode="External"/><Relationship Id="rId204" Type="http://schemas.openxmlformats.org/officeDocument/2006/relationships/hyperlink" Target="https://www.instagram.com/explore/tags/endocrinologia/" TargetMode="External"/><Relationship Id="rId325" Type="http://schemas.openxmlformats.org/officeDocument/2006/relationships/hyperlink" Target="https://www.instagram.com/explore/tags/endocrinolog%C3%ADa/" TargetMode="External"/><Relationship Id="rId203" Type="http://schemas.openxmlformats.org/officeDocument/2006/relationships/hyperlink" Target="https://www.instagram.com/explore/tags/neurologia/" TargetMode="External"/><Relationship Id="rId324" Type="http://schemas.openxmlformats.org/officeDocument/2006/relationships/hyperlink" Target="https://www.instagram.com/explore/tags/infectolog%C3%ADa/" TargetMode="External"/><Relationship Id="rId209" Type="http://schemas.openxmlformats.org/officeDocument/2006/relationships/hyperlink" Target="https://www.instagram.com/explore/tags/endocrinolog%C3%ADa/" TargetMode="External"/><Relationship Id="rId208" Type="http://schemas.openxmlformats.org/officeDocument/2006/relationships/hyperlink" Target="https://www.instagram.com/explore/tags/endocrinolog%C3%ADa/" TargetMode="External"/><Relationship Id="rId329" Type="http://schemas.openxmlformats.org/officeDocument/2006/relationships/hyperlink" Target="https://www.instagram.com/explore/tags/residencias/" TargetMode="External"/><Relationship Id="rId207" Type="http://schemas.openxmlformats.org/officeDocument/2006/relationships/hyperlink" Target="https://www.instagram.com/explore/tags/infectolog%C3%ADa/" TargetMode="External"/><Relationship Id="rId328" Type="http://schemas.openxmlformats.org/officeDocument/2006/relationships/hyperlink" Target="https://www.instagram.com/explore/tags/nefrolog%C3%ADa/" TargetMode="External"/><Relationship Id="rId202" Type="http://schemas.openxmlformats.org/officeDocument/2006/relationships/hyperlink" Target="https://www.instagram.com/explore/tags/neurologia/" TargetMode="External"/><Relationship Id="rId323" Type="http://schemas.openxmlformats.org/officeDocument/2006/relationships/hyperlink" Target="https://www.instagram.com/explore/tags/infectolog%C3%ADa/" TargetMode="External"/><Relationship Id="rId201" Type="http://schemas.openxmlformats.org/officeDocument/2006/relationships/hyperlink" Target="https://www.instagram.com/explore/tags/otorrinolaringologia/" TargetMode="External"/><Relationship Id="rId322" Type="http://schemas.openxmlformats.org/officeDocument/2006/relationships/hyperlink" Target="https://www.instagram.com/explore/tags/endocrinologia/" TargetMode="External"/><Relationship Id="rId200" Type="http://schemas.openxmlformats.org/officeDocument/2006/relationships/hyperlink" Target="https://www.instagram.com/explore/tags/otorrinolaringologia/" TargetMode="External"/><Relationship Id="rId321" Type="http://schemas.openxmlformats.org/officeDocument/2006/relationships/hyperlink" Target="https://www.instagram.com/explore/tags/endocrinologia/" TargetMode="External"/><Relationship Id="rId320" Type="http://schemas.openxmlformats.org/officeDocument/2006/relationships/hyperlink" Target="https://www.instagram.com/explore/tags/neurologia/" TargetMode="External"/><Relationship Id="rId316" Type="http://schemas.openxmlformats.org/officeDocument/2006/relationships/hyperlink" Target="https://www.instagram.com/explore/tags/nefrologia/" TargetMode="External"/><Relationship Id="rId315" Type="http://schemas.openxmlformats.org/officeDocument/2006/relationships/hyperlink" Target="https://www.instagram.com/explore/tags/nefrologia/" TargetMode="External"/><Relationship Id="rId314" Type="http://schemas.openxmlformats.org/officeDocument/2006/relationships/hyperlink" Target="https://www.instagram.com/explore/tags/residente/" TargetMode="External"/><Relationship Id="rId313" Type="http://schemas.openxmlformats.org/officeDocument/2006/relationships/hyperlink" Target="https://www.instagram.com/explore/tags/salud/" TargetMode="External"/><Relationship Id="rId319" Type="http://schemas.openxmlformats.org/officeDocument/2006/relationships/hyperlink" Target="https://www.instagram.com/explore/tags/neurologia/" TargetMode="External"/><Relationship Id="rId318" Type="http://schemas.openxmlformats.org/officeDocument/2006/relationships/hyperlink" Target="https://www.instagram.com/explore/tags/otorrinolaringologia/" TargetMode="External"/><Relationship Id="rId317" Type="http://schemas.openxmlformats.org/officeDocument/2006/relationships/hyperlink" Target="https://www.instagram.com/explore/tags/otorrinolaringologia/" TargetMode="External"/><Relationship Id="rId312" Type="http://schemas.openxmlformats.org/officeDocument/2006/relationships/hyperlink" Target="https://www.instagram.com/explore/tags/salud/" TargetMode="External"/><Relationship Id="rId311" Type="http://schemas.openxmlformats.org/officeDocument/2006/relationships/hyperlink" Target="https://www.instagram.com/explore/tags/especialidad/" TargetMode="External"/><Relationship Id="rId310" Type="http://schemas.openxmlformats.org/officeDocument/2006/relationships/hyperlink" Target="https://www.instagram.com/explore/tags/especialid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